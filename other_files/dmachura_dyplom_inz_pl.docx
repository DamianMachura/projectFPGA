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C22B42" w:rsidRPr="00B75994" w:rsidRDefault="00C22B42" w:rsidP="00B75994">
      <w:pPr>
        <w:spacing w:line="360" w:lineRule="auto"/>
        <w:contextualSpacing/>
        <w:jc w:val="center"/>
        <w:rPr>
          <w:b/>
          <w:bCs/>
          <w:smallCaps/>
          <w:szCs w:val="24"/>
        </w:rPr>
      </w:pPr>
      <w:r w:rsidRPr="00B75994">
        <w:rPr>
          <w:noProof/>
          <w:szCs w:val="24"/>
        </w:rPr>
        <w:drawing>
          <wp:inline distT="0" distB="0" distL="0" distR="0" wp14:anchorId="1EBC50CB" wp14:editId="39743DD5">
            <wp:extent cx="1390650" cy="18669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a:picLocks noChangeAspect="1" noChangeArrowheads="1"/>
                    </pic:cNvPicPr>
                  </pic:nvPicPr>
                  <pic:blipFill rotWithShape="1">
                    <a:blip r:embed="rId11">
                      <a:extLst>
                        <a:ext uri="{28A0092B-C50C-407E-A947-70E740481C1C}">
                          <a14:useLocalDpi xmlns:a14="http://schemas.microsoft.com/office/drawing/2010/main" val="0"/>
                        </a:ext>
                      </a:extLst>
                    </a:blip>
                    <a:srcRect l="50388" t="48988" r="40193" b="28514"/>
                    <a:stretch/>
                  </pic:blipFill>
                  <pic:spPr bwMode="auto">
                    <a:xfrm>
                      <a:off x="0" y="0"/>
                      <a:ext cx="139065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67DC12A7" w14:textId="77777777" w:rsidR="00C22B42" w:rsidRPr="00B75994" w:rsidRDefault="00C22B42" w:rsidP="00B75994">
      <w:pPr>
        <w:spacing w:line="360" w:lineRule="auto"/>
        <w:contextualSpacing/>
        <w:jc w:val="center"/>
        <w:rPr>
          <w:b/>
          <w:bCs/>
          <w:szCs w:val="24"/>
        </w:rPr>
      </w:pPr>
      <w:r w:rsidRPr="00B75994">
        <w:rPr>
          <w:b/>
          <w:bCs/>
          <w:szCs w:val="24"/>
        </w:rPr>
        <w:t>PR</w:t>
      </w:r>
      <w:r w:rsidR="000A3FDE" w:rsidRPr="00B75994">
        <w:rPr>
          <w:b/>
          <w:bCs/>
          <w:szCs w:val="24"/>
        </w:rPr>
        <w:t>OJEKT INŻYNIERSKI</w:t>
      </w:r>
    </w:p>
    <w:p w14:paraId="0A37501D" w14:textId="77777777" w:rsidR="00C22B42" w:rsidRPr="00B75994" w:rsidRDefault="00C22B42" w:rsidP="00B75994">
      <w:pPr>
        <w:spacing w:line="360" w:lineRule="auto"/>
        <w:contextualSpacing/>
        <w:jc w:val="center"/>
        <w:rPr>
          <w:szCs w:val="24"/>
        </w:rPr>
      </w:pPr>
    </w:p>
    <w:p w14:paraId="5DAB6C7B" w14:textId="77777777" w:rsidR="00C22B42" w:rsidRPr="00B75994" w:rsidRDefault="00C22B42" w:rsidP="00B75994">
      <w:pPr>
        <w:spacing w:line="360" w:lineRule="auto"/>
        <w:contextualSpacing/>
        <w:jc w:val="center"/>
        <w:rPr>
          <w:szCs w:val="24"/>
        </w:rPr>
      </w:pPr>
    </w:p>
    <w:p w14:paraId="4A1D19C3" w14:textId="28C3C2EA" w:rsidR="00C22B42" w:rsidRPr="00B75994" w:rsidRDefault="00C22B42" w:rsidP="00B75994">
      <w:pPr>
        <w:spacing w:line="360" w:lineRule="auto"/>
        <w:contextualSpacing/>
        <w:jc w:val="center"/>
        <w:rPr>
          <w:szCs w:val="24"/>
        </w:rPr>
      </w:pPr>
    </w:p>
    <w:p w14:paraId="3B487B70" w14:textId="5959D3D4" w:rsidR="00C22B42" w:rsidRPr="00B75994" w:rsidRDefault="6DD66E7A" w:rsidP="00B75994">
      <w:pPr>
        <w:spacing w:line="360" w:lineRule="auto"/>
        <w:contextualSpacing/>
        <w:jc w:val="center"/>
        <w:rPr>
          <w:rFonts w:eastAsiaTheme="minorEastAsia"/>
          <w:color w:val="06022E"/>
          <w:szCs w:val="24"/>
        </w:rPr>
      </w:pPr>
      <w:r w:rsidRPr="00B75994">
        <w:rPr>
          <w:rFonts w:eastAsiaTheme="minorEastAsia"/>
          <w:color w:val="06022E"/>
          <w:szCs w:val="24"/>
        </w:rPr>
        <w:t>Inteligentny rdzeń dalmierza ultradźwiękowego dla robota mobilnego</w:t>
      </w:r>
    </w:p>
    <w:p w14:paraId="1735D6CC" w14:textId="498FF36C" w:rsidR="00C22B42" w:rsidRPr="00B75994" w:rsidRDefault="00C22B42" w:rsidP="00B75994">
      <w:pPr>
        <w:spacing w:line="360" w:lineRule="auto"/>
        <w:contextualSpacing/>
        <w:jc w:val="center"/>
        <w:rPr>
          <w:szCs w:val="24"/>
        </w:rPr>
      </w:pPr>
    </w:p>
    <w:p w14:paraId="02EB378F" w14:textId="77777777" w:rsidR="00C22B42" w:rsidRPr="00B75994" w:rsidRDefault="00C22B42" w:rsidP="00B75994">
      <w:pPr>
        <w:spacing w:line="360" w:lineRule="auto"/>
        <w:contextualSpacing/>
        <w:jc w:val="center"/>
        <w:rPr>
          <w:szCs w:val="24"/>
        </w:rPr>
      </w:pPr>
    </w:p>
    <w:p w14:paraId="015925DE" w14:textId="18D68DCF" w:rsidR="00C22B42" w:rsidRPr="00B75994" w:rsidRDefault="43083157" w:rsidP="00B75994">
      <w:pPr>
        <w:spacing w:line="360" w:lineRule="auto"/>
        <w:contextualSpacing/>
        <w:jc w:val="center"/>
        <w:rPr>
          <w:b/>
          <w:bCs/>
          <w:szCs w:val="24"/>
        </w:rPr>
      </w:pPr>
      <w:r w:rsidRPr="00B75994">
        <w:rPr>
          <w:b/>
          <w:bCs/>
          <w:szCs w:val="24"/>
        </w:rPr>
        <w:t>Damian MACHURA</w:t>
      </w:r>
    </w:p>
    <w:p w14:paraId="6DDD8882" w14:textId="47DFAC6C" w:rsidR="00C22B42" w:rsidRPr="00B75994" w:rsidRDefault="00C22B42" w:rsidP="00B75994">
      <w:pPr>
        <w:spacing w:line="360" w:lineRule="auto"/>
        <w:contextualSpacing/>
        <w:jc w:val="center"/>
        <w:rPr>
          <w:b/>
          <w:bCs/>
          <w:szCs w:val="24"/>
        </w:rPr>
      </w:pPr>
      <w:r w:rsidRPr="00B75994">
        <w:rPr>
          <w:b/>
          <w:bCs/>
          <w:szCs w:val="24"/>
        </w:rPr>
        <w:t xml:space="preserve">Nr albumu </w:t>
      </w:r>
      <w:r w:rsidR="00A72113" w:rsidRPr="00B75994">
        <w:rPr>
          <w:b/>
          <w:bCs/>
          <w:szCs w:val="24"/>
        </w:rPr>
        <w:t>196310 268930</w:t>
      </w:r>
    </w:p>
    <w:p w14:paraId="6A05A809" w14:textId="77777777" w:rsidR="00C22B42" w:rsidRPr="00B75994" w:rsidRDefault="00C22B42" w:rsidP="00B75994">
      <w:pPr>
        <w:spacing w:line="360" w:lineRule="auto"/>
        <w:contextualSpacing/>
        <w:jc w:val="center"/>
        <w:rPr>
          <w:szCs w:val="24"/>
        </w:rPr>
      </w:pPr>
    </w:p>
    <w:p w14:paraId="79155E11" w14:textId="38C3C487" w:rsidR="00C22B42" w:rsidRPr="00B75994" w:rsidRDefault="00C22B42" w:rsidP="00B75994">
      <w:pPr>
        <w:spacing w:line="360" w:lineRule="auto"/>
        <w:contextualSpacing/>
        <w:jc w:val="center"/>
        <w:rPr>
          <w:szCs w:val="24"/>
        </w:rPr>
      </w:pPr>
      <w:r w:rsidRPr="00B75994">
        <w:rPr>
          <w:b/>
          <w:bCs/>
          <w:szCs w:val="24"/>
        </w:rPr>
        <w:t xml:space="preserve">Kierunek: </w:t>
      </w:r>
      <w:r w:rsidR="00A72113" w:rsidRPr="00B75994">
        <w:rPr>
          <w:szCs w:val="24"/>
        </w:rPr>
        <w:t>Elektronika i Telekomunikacja</w:t>
      </w:r>
    </w:p>
    <w:p w14:paraId="2A3991CD" w14:textId="40D22672" w:rsidR="00C22B42" w:rsidRPr="00B75994" w:rsidRDefault="00700C20" w:rsidP="00B75994">
      <w:pPr>
        <w:spacing w:line="360" w:lineRule="auto"/>
        <w:contextualSpacing/>
        <w:jc w:val="center"/>
        <w:rPr>
          <w:szCs w:val="24"/>
        </w:rPr>
      </w:pPr>
      <w:r w:rsidRPr="00B75994">
        <w:rPr>
          <w:b/>
          <w:bCs/>
          <w:szCs w:val="24"/>
        </w:rPr>
        <w:t>S</w:t>
      </w:r>
      <w:r w:rsidR="00C22B42" w:rsidRPr="00B75994">
        <w:rPr>
          <w:b/>
          <w:bCs/>
          <w:szCs w:val="24"/>
        </w:rPr>
        <w:t>pecjalność:</w:t>
      </w:r>
      <w:r w:rsidR="00C22B42" w:rsidRPr="00B75994">
        <w:rPr>
          <w:szCs w:val="24"/>
        </w:rPr>
        <w:t xml:space="preserve"> </w:t>
      </w:r>
      <w:r w:rsidR="00A72113" w:rsidRPr="00B75994">
        <w:rPr>
          <w:szCs w:val="24"/>
        </w:rPr>
        <w:t>Elektronika Cyfrowa</w:t>
      </w:r>
    </w:p>
    <w:p w14:paraId="5A39BBE3" w14:textId="77777777" w:rsidR="00C22B42" w:rsidRPr="00B75994" w:rsidRDefault="00C22B42" w:rsidP="00B75994">
      <w:pPr>
        <w:spacing w:line="360" w:lineRule="auto"/>
        <w:contextualSpacing/>
        <w:jc w:val="center"/>
        <w:rPr>
          <w:szCs w:val="24"/>
        </w:rPr>
      </w:pPr>
    </w:p>
    <w:p w14:paraId="41C8F396" w14:textId="77777777" w:rsidR="00C22B42" w:rsidRPr="00B75994" w:rsidRDefault="00C22B42" w:rsidP="00B75994">
      <w:pPr>
        <w:spacing w:line="360" w:lineRule="auto"/>
        <w:contextualSpacing/>
        <w:jc w:val="center"/>
        <w:rPr>
          <w:szCs w:val="24"/>
        </w:rPr>
      </w:pPr>
    </w:p>
    <w:p w14:paraId="72A3D3EC" w14:textId="77777777" w:rsidR="00C22B42" w:rsidRPr="00B75994" w:rsidRDefault="00C22B42" w:rsidP="00B75994">
      <w:pPr>
        <w:spacing w:line="360" w:lineRule="auto"/>
        <w:contextualSpacing/>
        <w:jc w:val="center"/>
        <w:rPr>
          <w:szCs w:val="24"/>
        </w:rPr>
      </w:pPr>
    </w:p>
    <w:p w14:paraId="441C3455" w14:textId="77777777" w:rsidR="00C22B42" w:rsidRPr="00B75994" w:rsidRDefault="00C22B42" w:rsidP="00B75994">
      <w:pPr>
        <w:spacing w:line="360" w:lineRule="auto"/>
        <w:contextualSpacing/>
        <w:jc w:val="center"/>
        <w:rPr>
          <w:b/>
          <w:bCs/>
          <w:szCs w:val="24"/>
        </w:rPr>
      </w:pPr>
      <w:r w:rsidRPr="00B75994">
        <w:rPr>
          <w:b/>
          <w:bCs/>
          <w:szCs w:val="24"/>
        </w:rPr>
        <w:t>PROWADZĄCY PRACĘ</w:t>
      </w:r>
    </w:p>
    <w:p w14:paraId="734006BB" w14:textId="4F6E64E0" w:rsidR="00C22B42" w:rsidRPr="00B75994" w:rsidRDefault="00A72113" w:rsidP="00B75994">
      <w:pPr>
        <w:spacing w:line="360" w:lineRule="auto"/>
        <w:contextualSpacing/>
        <w:jc w:val="center"/>
        <w:rPr>
          <w:b/>
          <w:bCs/>
          <w:szCs w:val="24"/>
        </w:rPr>
      </w:pPr>
      <w:r w:rsidRPr="00B75994">
        <w:rPr>
          <w:b/>
          <w:bCs/>
          <w:szCs w:val="24"/>
        </w:rPr>
        <w:t>Dr hab. Inż. Adam MILIK Prof. PŚ</w:t>
      </w:r>
    </w:p>
    <w:p w14:paraId="5633F0DE" w14:textId="5868CBDD" w:rsidR="00C22B42" w:rsidRPr="00B75994" w:rsidRDefault="00C22B42" w:rsidP="00B75994">
      <w:pPr>
        <w:spacing w:line="360" w:lineRule="auto"/>
        <w:contextualSpacing/>
        <w:jc w:val="center"/>
        <w:rPr>
          <w:b/>
          <w:bCs/>
          <w:szCs w:val="24"/>
        </w:rPr>
      </w:pPr>
      <w:r w:rsidRPr="00B75994">
        <w:rPr>
          <w:b/>
          <w:bCs/>
          <w:szCs w:val="24"/>
        </w:rPr>
        <w:t xml:space="preserve">KATEDRA </w:t>
      </w:r>
      <w:r w:rsidR="00E86603" w:rsidRPr="00B75994">
        <w:rPr>
          <w:b/>
          <w:bCs/>
          <w:szCs w:val="24"/>
        </w:rPr>
        <w:t>Systemów cyfrowych</w:t>
      </w:r>
    </w:p>
    <w:p w14:paraId="1EAA6C6A" w14:textId="77777777" w:rsidR="00C22B42" w:rsidRPr="00B75994" w:rsidRDefault="00C22B42" w:rsidP="00B75994">
      <w:pPr>
        <w:spacing w:line="360" w:lineRule="auto"/>
        <w:contextualSpacing/>
        <w:jc w:val="center"/>
        <w:rPr>
          <w:b/>
          <w:bCs/>
          <w:szCs w:val="24"/>
        </w:rPr>
      </w:pPr>
      <w:r w:rsidRPr="00B75994">
        <w:rPr>
          <w:b/>
          <w:bCs/>
          <w:szCs w:val="24"/>
        </w:rPr>
        <w:t>Wydział Automatyki, Elektroniki i Informatyki</w:t>
      </w:r>
    </w:p>
    <w:p w14:paraId="4B94D5A5" w14:textId="77777777" w:rsidR="00C22B42" w:rsidRPr="00B75994" w:rsidRDefault="00C22B42" w:rsidP="00B75994">
      <w:pPr>
        <w:spacing w:line="360" w:lineRule="auto"/>
        <w:contextualSpacing/>
        <w:jc w:val="center"/>
        <w:rPr>
          <w:szCs w:val="24"/>
        </w:rPr>
      </w:pPr>
    </w:p>
    <w:p w14:paraId="3656B9AB" w14:textId="77777777" w:rsidR="00C22B42" w:rsidRPr="00B75994" w:rsidRDefault="00C22B42" w:rsidP="00B75994">
      <w:pPr>
        <w:spacing w:line="360" w:lineRule="auto"/>
        <w:contextualSpacing/>
        <w:jc w:val="center"/>
        <w:rPr>
          <w:szCs w:val="24"/>
        </w:rPr>
      </w:pPr>
    </w:p>
    <w:p w14:paraId="00F23316" w14:textId="77777777" w:rsidR="00E86603" w:rsidRPr="00B75994" w:rsidRDefault="00E86603" w:rsidP="00B75994">
      <w:pPr>
        <w:spacing w:line="360" w:lineRule="auto"/>
        <w:contextualSpacing/>
        <w:jc w:val="center"/>
        <w:rPr>
          <w:szCs w:val="24"/>
        </w:rPr>
      </w:pPr>
    </w:p>
    <w:p w14:paraId="69C1E4F7" w14:textId="77777777" w:rsidR="00E86603" w:rsidRPr="00B75994" w:rsidRDefault="00E86603" w:rsidP="00B75994">
      <w:pPr>
        <w:spacing w:line="360" w:lineRule="auto"/>
        <w:contextualSpacing/>
        <w:jc w:val="center"/>
        <w:rPr>
          <w:szCs w:val="24"/>
        </w:rPr>
      </w:pPr>
    </w:p>
    <w:p w14:paraId="45FB0818" w14:textId="77777777" w:rsidR="00C22B42" w:rsidRPr="00B75994" w:rsidRDefault="00C22B42" w:rsidP="00B75994">
      <w:pPr>
        <w:spacing w:line="360" w:lineRule="auto"/>
        <w:contextualSpacing/>
        <w:jc w:val="center"/>
        <w:rPr>
          <w:szCs w:val="24"/>
        </w:rPr>
      </w:pPr>
    </w:p>
    <w:p w14:paraId="049F31CB" w14:textId="77777777" w:rsidR="00C22B42" w:rsidRPr="00B75994" w:rsidRDefault="00C22B42" w:rsidP="00B75994">
      <w:pPr>
        <w:spacing w:line="360" w:lineRule="auto"/>
        <w:contextualSpacing/>
        <w:jc w:val="center"/>
        <w:rPr>
          <w:szCs w:val="24"/>
        </w:rPr>
      </w:pPr>
    </w:p>
    <w:p w14:paraId="10D6801C" w14:textId="7B08C6E8" w:rsidR="00C22B42" w:rsidRPr="00B75994" w:rsidRDefault="00C22B42" w:rsidP="00B75994">
      <w:pPr>
        <w:overflowPunct/>
        <w:autoSpaceDE/>
        <w:autoSpaceDN/>
        <w:adjustRightInd/>
        <w:spacing w:line="360" w:lineRule="auto"/>
        <w:contextualSpacing/>
        <w:jc w:val="center"/>
        <w:textAlignment w:val="auto"/>
        <w:rPr>
          <w:szCs w:val="24"/>
        </w:rPr>
      </w:pPr>
      <w:r w:rsidRPr="00B75994">
        <w:rPr>
          <w:b/>
          <w:bCs/>
          <w:szCs w:val="24"/>
        </w:rPr>
        <w:t>GLIWICE Rok</w:t>
      </w:r>
      <w:r w:rsidR="00A72113" w:rsidRPr="00B75994">
        <w:rPr>
          <w:b/>
          <w:bCs/>
          <w:szCs w:val="24"/>
        </w:rPr>
        <w:t xml:space="preserve"> 2025</w:t>
      </w:r>
    </w:p>
    <w:p w14:paraId="02A3CD01" w14:textId="4B54342A" w:rsidR="006664F1" w:rsidRPr="00B75994" w:rsidRDefault="009B266C" w:rsidP="00B75994">
      <w:pPr>
        <w:overflowPunct/>
        <w:autoSpaceDE/>
        <w:autoSpaceDN/>
        <w:adjustRightInd/>
        <w:spacing w:line="360" w:lineRule="auto"/>
        <w:contextualSpacing/>
        <w:jc w:val="both"/>
        <w:textAlignment w:val="auto"/>
        <w:rPr>
          <w:szCs w:val="24"/>
        </w:rPr>
      </w:pPr>
      <w:r w:rsidRPr="00B75994">
        <w:rPr>
          <w:szCs w:val="24"/>
        </w:rPr>
        <w:br w:type="page"/>
      </w:r>
      <w:r w:rsidR="006664F1" w:rsidRPr="00B75994">
        <w:rPr>
          <w:b/>
          <w:bCs/>
          <w:szCs w:val="24"/>
        </w:rPr>
        <w:lastRenderedPageBreak/>
        <w:t>Tytuł pracy:</w:t>
      </w:r>
    </w:p>
    <w:p w14:paraId="03228D71" w14:textId="140AC00D" w:rsidR="04CE4EBF" w:rsidRPr="00B75994" w:rsidRDefault="04CE4EBF" w:rsidP="00B75994">
      <w:pPr>
        <w:spacing w:line="360" w:lineRule="auto"/>
        <w:contextualSpacing/>
        <w:jc w:val="both"/>
        <w:rPr>
          <w:szCs w:val="24"/>
        </w:rPr>
      </w:pPr>
      <w:r w:rsidRPr="00B75994">
        <w:rPr>
          <w:rFonts w:eastAsia="Roboto"/>
          <w:color w:val="06022E"/>
          <w:szCs w:val="24"/>
        </w:rPr>
        <w:t>Inteligentny rdzeń dalmierza ultradźwiękowego dla robota mobilnego</w:t>
      </w:r>
    </w:p>
    <w:p w14:paraId="4101652C" w14:textId="77777777" w:rsidR="006664F1" w:rsidRPr="00B75994" w:rsidRDefault="006664F1" w:rsidP="00B75994">
      <w:pPr>
        <w:spacing w:line="360" w:lineRule="auto"/>
        <w:contextualSpacing/>
        <w:jc w:val="both"/>
        <w:rPr>
          <w:szCs w:val="24"/>
        </w:rPr>
      </w:pPr>
    </w:p>
    <w:p w14:paraId="6CB4D9A9" w14:textId="77777777" w:rsidR="006664F1" w:rsidRPr="00B75994" w:rsidRDefault="006664F1" w:rsidP="00B75994">
      <w:pPr>
        <w:spacing w:line="360" w:lineRule="auto"/>
        <w:contextualSpacing/>
        <w:jc w:val="both"/>
        <w:rPr>
          <w:b/>
          <w:szCs w:val="24"/>
        </w:rPr>
      </w:pPr>
      <w:r w:rsidRPr="00B75994">
        <w:rPr>
          <w:b/>
          <w:szCs w:val="24"/>
        </w:rPr>
        <w:t>Streszczenie:</w:t>
      </w:r>
    </w:p>
    <w:p w14:paraId="4B99056E" w14:textId="7459E0EE" w:rsidR="006664F1" w:rsidRPr="00B75994" w:rsidRDefault="00D95B9B" w:rsidP="00B75994">
      <w:pPr>
        <w:spacing w:line="360" w:lineRule="auto"/>
        <w:contextualSpacing/>
        <w:jc w:val="both"/>
        <w:rPr>
          <w:szCs w:val="24"/>
        </w:rPr>
      </w:pPr>
      <w:r w:rsidRPr="00B75994">
        <w:rPr>
          <w:szCs w:val="24"/>
        </w:rPr>
        <w:t>Celem projektu było opracowanie inteligentnego rdzenia dalmierza ultradźwiękowego przeznaczonego dla robotów mobilnych. System został zaprojektowany w oparciu o technologię ultradźwiękową, umożliwiając precyzyjne pomiary odległości do przeszkód w dynamicznym środowisku. Rdzeń dalmierza składa się z modułów sterowania emisją i odbiorem impulsów ultradźwiękowych, a także algorytmów obliczających odległość na podstawie czasu przelotu sygnału. Testy przeprowadzone na różnych rodzajach powierzchni wykazały wysoką skuteczność systemu, szczególnie w standardowych warunkach. Projekt wykazał potencjał do zastosowań w systemach nawigacyjnych, dronach, pojazdach autonomicznych</w:t>
      </w:r>
      <w:r w:rsidR="0014110E">
        <w:rPr>
          <w:szCs w:val="24"/>
        </w:rPr>
        <w:t xml:space="preserve"> oraz aplikacjach przemysłowych.</w:t>
      </w:r>
      <w:r w:rsidRPr="00B75994">
        <w:rPr>
          <w:szCs w:val="24"/>
        </w:rPr>
        <w:t xml:space="preserve"> </w:t>
      </w:r>
      <w:r w:rsidR="0014110E">
        <w:rPr>
          <w:szCs w:val="24"/>
        </w:rPr>
        <w:t xml:space="preserve">Na podstawie doświadczeń uzyskanych w czasie </w:t>
      </w:r>
      <w:r w:rsidR="00C85362">
        <w:rPr>
          <w:szCs w:val="24"/>
        </w:rPr>
        <w:t>konstruowania</w:t>
      </w:r>
      <w:r w:rsidR="0014110E">
        <w:rPr>
          <w:szCs w:val="24"/>
        </w:rPr>
        <w:t xml:space="preserve"> </w:t>
      </w:r>
      <w:proofErr w:type="spellStart"/>
      <w:r w:rsidR="0014110E">
        <w:rPr>
          <w:szCs w:val="24"/>
        </w:rPr>
        <w:t>urzadzeia</w:t>
      </w:r>
      <w:proofErr w:type="spellEnd"/>
      <w:r w:rsidR="0014110E">
        <w:rPr>
          <w:szCs w:val="24"/>
        </w:rPr>
        <w:t xml:space="preserve"> powstały również</w:t>
      </w:r>
      <w:r w:rsidRPr="00B75994">
        <w:rPr>
          <w:szCs w:val="24"/>
        </w:rPr>
        <w:t xml:space="preserve"> kierunki dalszego rozwoju, takie jak optymalizacja algorytmów i wykorzystanie sztucznej inteligencji.</w:t>
      </w:r>
    </w:p>
    <w:p w14:paraId="2F9B1ADD" w14:textId="77777777" w:rsidR="00D95B9B" w:rsidRPr="00B75994" w:rsidRDefault="006664F1" w:rsidP="00B75994">
      <w:pPr>
        <w:spacing w:line="360" w:lineRule="auto"/>
        <w:contextualSpacing/>
        <w:jc w:val="both"/>
        <w:rPr>
          <w:b/>
          <w:szCs w:val="24"/>
        </w:rPr>
      </w:pPr>
      <w:r w:rsidRPr="00B75994">
        <w:rPr>
          <w:b/>
          <w:szCs w:val="24"/>
        </w:rPr>
        <w:t>Słowa kluczowe:</w:t>
      </w:r>
    </w:p>
    <w:p w14:paraId="09B6E90D" w14:textId="6C624EFF" w:rsidR="006664F1" w:rsidRPr="00B75994" w:rsidRDefault="00D95B9B" w:rsidP="00B75994">
      <w:pPr>
        <w:spacing w:line="360" w:lineRule="auto"/>
        <w:contextualSpacing/>
        <w:jc w:val="both"/>
        <w:rPr>
          <w:b/>
          <w:szCs w:val="24"/>
        </w:rPr>
      </w:pPr>
      <w:r w:rsidRPr="00B75994">
        <w:rPr>
          <w:szCs w:val="24"/>
        </w:rPr>
        <w:t>Dalmierz ultradźwiękowy, Serwomechanizm, Pomiar odległości, FPGA, VHDL</w:t>
      </w:r>
    </w:p>
    <w:p w14:paraId="1299C43A" w14:textId="77777777" w:rsidR="006664F1" w:rsidRPr="00B75994" w:rsidRDefault="006664F1" w:rsidP="00B75994">
      <w:pPr>
        <w:spacing w:line="360" w:lineRule="auto"/>
        <w:contextualSpacing/>
        <w:jc w:val="both"/>
        <w:rPr>
          <w:szCs w:val="24"/>
        </w:rPr>
      </w:pPr>
    </w:p>
    <w:p w14:paraId="4B87F2FA" w14:textId="77777777" w:rsidR="006664F1" w:rsidRPr="00B75994" w:rsidRDefault="006664F1" w:rsidP="00B75994">
      <w:pPr>
        <w:spacing w:line="360" w:lineRule="auto"/>
        <w:contextualSpacing/>
        <w:jc w:val="both"/>
        <w:rPr>
          <w:b/>
          <w:szCs w:val="24"/>
          <w:lang w:val="en-US"/>
        </w:rPr>
      </w:pPr>
      <w:r w:rsidRPr="00B75994">
        <w:rPr>
          <w:b/>
          <w:szCs w:val="24"/>
          <w:lang w:val="en-US"/>
        </w:rPr>
        <w:t>Thesis title:</w:t>
      </w:r>
    </w:p>
    <w:p w14:paraId="4DDBEF00" w14:textId="4D666876" w:rsidR="006664F1" w:rsidRPr="00B75994" w:rsidRDefault="00C66AFE" w:rsidP="00B75994">
      <w:pPr>
        <w:spacing w:line="360" w:lineRule="auto"/>
        <w:contextualSpacing/>
        <w:jc w:val="both"/>
        <w:rPr>
          <w:szCs w:val="24"/>
          <w:lang w:val="en-US"/>
        </w:rPr>
      </w:pPr>
      <w:r w:rsidRPr="00B75994">
        <w:rPr>
          <w:szCs w:val="24"/>
          <w:lang w:val="en-US"/>
        </w:rPr>
        <w:t>Intelligent Core of an Ultrasonic Rangefinder for Mobile Robots</w:t>
      </w:r>
    </w:p>
    <w:p w14:paraId="1D64A6CD" w14:textId="77777777" w:rsidR="006664F1" w:rsidRPr="00B75994" w:rsidRDefault="006664F1" w:rsidP="00B75994">
      <w:pPr>
        <w:spacing w:line="360" w:lineRule="auto"/>
        <w:contextualSpacing/>
        <w:jc w:val="both"/>
        <w:rPr>
          <w:b/>
          <w:szCs w:val="24"/>
          <w:lang w:val="en-US"/>
        </w:rPr>
      </w:pPr>
      <w:r w:rsidRPr="00B75994">
        <w:rPr>
          <w:b/>
          <w:szCs w:val="24"/>
          <w:lang w:val="en-US"/>
        </w:rPr>
        <w:t>Abstract:</w:t>
      </w:r>
    </w:p>
    <w:p w14:paraId="3461D779" w14:textId="67F5C0F4" w:rsidR="006664F1" w:rsidRPr="00B75994" w:rsidRDefault="0014110E" w:rsidP="00B75994">
      <w:pPr>
        <w:spacing w:line="360" w:lineRule="auto"/>
        <w:contextualSpacing/>
        <w:jc w:val="both"/>
        <w:rPr>
          <w:szCs w:val="24"/>
          <w:lang w:val="en-US"/>
        </w:rPr>
      </w:pPr>
      <w:r>
        <w:rPr>
          <w:szCs w:val="24"/>
          <w:lang w:val="en-US"/>
        </w:rPr>
        <w:t>The project aimed</w:t>
      </w:r>
      <w:r w:rsidR="00D95B9B" w:rsidRPr="00B75994">
        <w:rPr>
          <w:szCs w:val="24"/>
          <w:lang w:val="en-US"/>
        </w:rPr>
        <w:t xml:space="preserve"> to develop an intelligent core of an ultrasonic rangefinder designed for mobile robots. The system </w:t>
      </w:r>
      <w:proofErr w:type="gramStart"/>
      <w:r>
        <w:rPr>
          <w:szCs w:val="24"/>
          <w:lang w:val="en-US"/>
        </w:rPr>
        <w:t>utilize</w:t>
      </w:r>
      <w:proofErr w:type="gramEnd"/>
      <w:r w:rsidR="00D95B9B" w:rsidRPr="00B75994">
        <w:rPr>
          <w:szCs w:val="24"/>
          <w:lang w:val="en-US"/>
        </w:rPr>
        <w:t xml:space="preserve"> ultrasonic technology, </w:t>
      </w:r>
      <w:r>
        <w:rPr>
          <w:szCs w:val="24"/>
          <w:lang w:val="en-US"/>
        </w:rPr>
        <w:t xml:space="preserve">which enables </w:t>
      </w:r>
      <w:r w:rsidR="00D95B9B" w:rsidRPr="00B75994">
        <w:rPr>
          <w:szCs w:val="24"/>
          <w:lang w:val="en-US"/>
        </w:rPr>
        <w:t xml:space="preserve">precise distance measurements </w:t>
      </w:r>
      <w:r>
        <w:rPr>
          <w:szCs w:val="24"/>
          <w:lang w:val="en-US"/>
        </w:rPr>
        <w:t>to</w:t>
      </w:r>
      <w:r w:rsidRPr="00B75994">
        <w:rPr>
          <w:szCs w:val="24"/>
          <w:lang w:val="en-US"/>
        </w:rPr>
        <w:t xml:space="preserve"> </w:t>
      </w:r>
      <w:r w:rsidR="00D95B9B" w:rsidRPr="00B75994">
        <w:rPr>
          <w:szCs w:val="24"/>
          <w:lang w:val="en-US"/>
        </w:rPr>
        <w:t xml:space="preserve">obstacles </w:t>
      </w:r>
      <w:r>
        <w:rPr>
          <w:szCs w:val="24"/>
          <w:lang w:val="en-US"/>
        </w:rPr>
        <w:t>in the field of view of the sensor</w:t>
      </w:r>
      <w:r w:rsidR="00D95B9B" w:rsidRPr="00B75994">
        <w:rPr>
          <w:szCs w:val="24"/>
          <w:lang w:val="en-US"/>
        </w:rPr>
        <w:t>. The rangefinder core consists of modules for controlling the emission and reception of</w:t>
      </w:r>
      <w:r>
        <w:rPr>
          <w:szCs w:val="24"/>
          <w:lang w:val="en-US"/>
        </w:rPr>
        <w:t xml:space="preserve"> </w:t>
      </w:r>
      <w:r w:rsidR="00D95B9B" w:rsidRPr="00B75994">
        <w:rPr>
          <w:szCs w:val="24"/>
          <w:lang w:val="en-US"/>
        </w:rPr>
        <w:t xml:space="preserve">ultrasonic </w:t>
      </w:r>
      <w:r>
        <w:rPr>
          <w:szCs w:val="24"/>
          <w:lang w:val="en-US"/>
        </w:rPr>
        <w:t>bursts</w:t>
      </w:r>
      <w:r w:rsidR="00D95B9B" w:rsidRPr="00B75994">
        <w:rPr>
          <w:szCs w:val="24"/>
          <w:lang w:val="en-US"/>
        </w:rPr>
        <w:t xml:space="preserve">, as well as algorithms for calculating distances based on </w:t>
      </w:r>
      <w:r>
        <w:rPr>
          <w:szCs w:val="24"/>
          <w:lang w:val="en-US"/>
        </w:rPr>
        <w:t>receiving the echo</w:t>
      </w:r>
      <w:r w:rsidR="009079D0">
        <w:rPr>
          <w:szCs w:val="24"/>
          <w:lang w:val="en-US"/>
        </w:rPr>
        <w:t xml:space="preserve"> reflected from an obstacle</w:t>
      </w:r>
      <w:r w:rsidR="00D95B9B" w:rsidRPr="00B75994">
        <w:rPr>
          <w:szCs w:val="24"/>
          <w:lang w:val="en-US"/>
        </w:rPr>
        <w:t xml:space="preserve">. Tests conducted on various surface types demonstrated the </w:t>
      </w:r>
      <w:r w:rsidR="009079D0">
        <w:rPr>
          <w:szCs w:val="24"/>
          <w:lang w:val="en-US"/>
        </w:rPr>
        <w:t>correct distance detection in typical environment</w:t>
      </w:r>
      <w:r w:rsidR="00D95B9B" w:rsidRPr="00B75994">
        <w:rPr>
          <w:szCs w:val="24"/>
          <w:lang w:val="en-US"/>
        </w:rPr>
        <w:t xml:space="preserve">. The project </w:t>
      </w:r>
      <w:r w:rsidR="009079D0">
        <w:rPr>
          <w:szCs w:val="24"/>
          <w:lang w:val="en-US"/>
        </w:rPr>
        <w:t>is perfectly suited for</w:t>
      </w:r>
      <w:r w:rsidR="00D95B9B" w:rsidRPr="00B75994">
        <w:rPr>
          <w:szCs w:val="24"/>
          <w:lang w:val="en-US"/>
        </w:rPr>
        <w:t xml:space="preserve"> navigation systems, drones, autonomous vehicles, and industrial applications</w:t>
      </w:r>
      <w:r w:rsidR="009079D0">
        <w:rPr>
          <w:szCs w:val="24"/>
          <w:lang w:val="en-US"/>
        </w:rPr>
        <w:t xml:space="preserve">. The development process reveals </w:t>
      </w:r>
      <w:r w:rsidR="00E356B9">
        <w:rPr>
          <w:szCs w:val="24"/>
          <w:lang w:val="en-US"/>
        </w:rPr>
        <w:t>the possibility</w:t>
      </w:r>
      <w:r w:rsidR="009079D0">
        <w:rPr>
          <w:szCs w:val="24"/>
          <w:lang w:val="en-US"/>
        </w:rPr>
        <w:t xml:space="preserve"> of</w:t>
      </w:r>
      <w:r w:rsidR="009079D0" w:rsidRPr="00B75994">
        <w:rPr>
          <w:szCs w:val="24"/>
          <w:lang w:val="en-US"/>
        </w:rPr>
        <w:t xml:space="preserve"> </w:t>
      </w:r>
      <w:r w:rsidR="00D95B9B" w:rsidRPr="00B75994">
        <w:rPr>
          <w:szCs w:val="24"/>
          <w:lang w:val="en-US"/>
        </w:rPr>
        <w:t xml:space="preserve">further </w:t>
      </w:r>
      <w:r w:rsidR="009079D0">
        <w:rPr>
          <w:szCs w:val="24"/>
          <w:lang w:val="en-US"/>
        </w:rPr>
        <w:t xml:space="preserve">improvements </w:t>
      </w:r>
      <w:r w:rsidR="00D95B9B" w:rsidRPr="00B75994">
        <w:rPr>
          <w:szCs w:val="24"/>
          <w:lang w:val="en-US"/>
        </w:rPr>
        <w:t xml:space="preserve">such as algorithm optimization and the use of </w:t>
      </w:r>
      <w:r w:rsidR="009079D0">
        <w:rPr>
          <w:szCs w:val="24"/>
          <w:lang w:val="en-US"/>
        </w:rPr>
        <w:t xml:space="preserve">integration with other positioning sensors or </w:t>
      </w:r>
      <w:r w:rsidR="00D95B9B" w:rsidRPr="00B75994">
        <w:rPr>
          <w:szCs w:val="24"/>
          <w:lang w:val="en-US"/>
        </w:rPr>
        <w:t>artificial intelligence.</w:t>
      </w:r>
    </w:p>
    <w:p w14:paraId="7D480C81" w14:textId="70F884EA" w:rsidR="006664F1" w:rsidRPr="00B75994" w:rsidRDefault="006664F1" w:rsidP="00B75994">
      <w:pPr>
        <w:spacing w:line="360" w:lineRule="auto"/>
        <w:contextualSpacing/>
        <w:jc w:val="both"/>
        <w:rPr>
          <w:b/>
          <w:szCs w:val="24"/>
          <w:lang w:val="en-US"/>
        </w:rPr>
      </w:pPr>
      <w:r w:rsidRPr="00B75994">
        <w:rPr>
          <w:b/>
          <w:szCs w:val="24"/>
          <w:lang w:val="en-US"/>
        </w:rPr>
        <w:t>Keywords:</w:t>
      </w:r>
    </w:p>
    <w:p w14:paraId="708CC49C" w14:textId="6B217B14" w:rsidR="006664F1" w:rsidRPr="00B75994" w:rsidRDefault="003C3382" w:rsidP="00B75994">
      <w:pPr>
        <w:overflowPunct/>
        <w:autoSpaceDE/>
        <w:autoSpaceDN/>
        <w:adjustRightInd/>
        <w:spacing w:line="360" w:lineRule="auto"/>
        <w:contextualSpacing/>
        <w:jc w:val="both"/>
        <w:textAlignment w:val="auto"/>
        <w:rPr>
          <w:szCs w:val="24"/>
          <w:lang w:val="en-US"/>
        </w:rPr>
      </w:pPr>
      <w:r w:rsidRPr="00B75994">
        <w:rPr>
          <w:szCs w:val="24"/>
          <w:lang w:val="en-US"/>
        </w:rPr>
        <w:t xml:space="preserve">Ultrasonic rangefinder, </w:t>
      </w:r>
      <w:r w:rsidR="009079D0" w:rsidRPr="00B75994">
        <w:rPr>
          <w:szCs w:val="24"/>
          <w:lang w:val="en-US"/>
        </w:rPr>
        <w:t>servo</w:t>
      </w:r>
      <w:r w:rsidRPr="00B75994">
        <w:rPr>
          <w:szCs w:val="24"/>
          <w:lang w:val="en-US"/>
        </w:rPr>
        <w:t>, distance measurement, FPGA, VHDL</w:t>
      </w:r>
    </w:p>
    <w:p w14:paraId="3CF2D8B6" w14:textId="77777777" w:rsidR="006664F1" w:rsidRPr="00B75994" w:rsidRDefault="006664F1" w:rsidP="00B75994">
      <w:pPr>
        <w:overflowPunct/>
        <w:autoSpaceDE/>
        <w:autoSpaceDN/>
        <w:adjustRightInd/>
        <w:spacing w:line="360" w:lineRule="auto"/>
        <w:contextualSpacing/>
        <w:jc w:val="both"/>
        <w:textAlignment w:val="auto"/>
        <w:rPr>
          <w:szCs w:val="24"/>
          <w:lang w:val="en-US"/>
        </w:rPr>
      </w:pPr>
    </w:p>
    <w:p w14:paraId="0FB78278" w14:textId="107A6C77" w:rsidR="006664F1" w:rsidRPr="00B75994" w:rsidRDefault="006664F1" w:rsidP="00B75994">
      <w:pPr>
        <w:overflowPunct/>
        <w:autoSpaceDE/>
        <w:autoSpaceDN/>
        <w:adjustRightInd/>
        <w:spacing w:line="360" w:lineRule="auto"/>
        <w:contextualSpacing/>
        <w:jc w:val="both"/>
        <w:textAlignment w:val="auto"/>
        <w:rPr>
          <w:szCs w:val="24"/>
          <w:lang w:val="en-US"/>
        </w:rPr>
      </w:pPr>
    </w:p>
    <w:p w14:paraId="3EEC72CF" w14:textId="19AE36CD" w:rsidR="001D381A" w:rsidRPr="00B75994" w:rsidRDefault="001D381A" w:rsidP="00B75994">
      <w:pPr>
        <w:overflowPunct/>
        <w:autoSpaceDE/>
        <w:autoSpaceDN/>
        <w:adjustRightInd/>
        <w:spacing w:line="360" w:lineRule="auto"/>
        <w:contextualSpacing/>
        <w:jc w:val="both"/>
        <w:textAlignment w:val="auto"/>
        <w:rPr>
          <w:szCs w:val="24"/>
          <w:lang w:val="en-US"/>
        </w:rPr>
      </w:pPr>
      <w:proofErr w:type="spellStart"/>
      <w:r w:rsidRPr="00B75994">
        <w:rPr>
          <w:color w:val="000000" w:themeColor="text1"/>
          <w:szCs w:val="24"/>
          <w:lang w:val="en-US"/>
        </w:rPr>
        <w:t>S</w:t>
      </w:r>
      <w:r w:rsidR="00FB07F8" w:rsidRPr="00B75994">
        <w:rPr>
          <w:color w:val="000000" w:themeColor="text1"/>
          <w:szCs w:val="24"/>
          <w:lang w:val="en-US"/>
        </w:rPr>
        <w:t>pis</w:t>
      </w:r>
      <w:proofErr w:type="spellEnd"/>
      <w:r w:rsidR="00FB07F8" w:rsidRPr="00B75994">
        <w:rPr>
          <w:color w:val="000000" w:themeColor="text1"/>
          <w:szCs w:val="24"/>
          <w:lang w:val="en-US"/>
        </w:rPr>
        <w:t xml:space="preserve"> </w:t>
      </w:r>
      <w:proofErr w:type="spellStart"/>
      <w:r w:rsidR="00FB07F8" w:rsidRPr="00B75994">
        <w:rPr>
          <w:color w:val="000000" w:themeColor="text1"/>
          <w:szCs w:val="24"/>
          <w:lang w:val="en-US"/>
        </w:rPr>
        <w:t>treści</w:t>
      </w:r>
      <w:proofErr w:type="spellEnd"/>
    </w:p>
    <w:p w14:paraId="0562CB0E" w14:textId="77777777" w:rsidR="001F24F6" w:rsidRPr="00B75994" w:rsidRDefault="001F24F6" w:rsidP="00B75994">
      <w:pPr>
        <w:spacing w:line="360" w:lineRule="auto"/>
        <w:contextualSpacing/>
        <w:jc w:val="both"/>
        <w:rPr>
          <w:szCs w:val="24"/>
          <w:lang w:val="en-US"/>
        </w:rPr>
      </w:pPr>
    </w:p>
    <w:p w14:paraId="204F2CC8" w14:textId="431DA064" w:rsidR="005D08F8" w:rsidRDefault="001D381A">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r w:rsidRPr="00B75994">
        <w:rPr>
          <w:szCs w:val="24"/>
          <w:lang w:val="pl-PL"/>
        </w:rPr>
        <w:fldChar w:fldCharType="begin"/>
      </w:r>
      <w:r w:rsidRPr="00B75994">
        <w:rPr>
          <w:szCs w:val="24"/>
          <w:lang w:val="pl-PL"/>
        </w:rPr>
        <w:instrText xml:space="preserve"> TOC \o "1-3" \h \z \u </w:instrText>
      </w:r>
      <w:r w:rsidRPr="00B75994">
        <w:rPr>
          <w:szCs w:val="24"/>
          <w:lang w:val="pl-PL"/>
        </w:rPr>
        <w:fldChar w:fldCharType="separate"/>
      </w:r>
      <w:hyperlink w:anchor="_Toc187605601" w:history="1">
        <w:r w:rsidR="005D08F8" w:rsidRPr="002B509A">
          <w:rPr>
            <w:rStyle w:val="Hipercze"/>
          </w:rPr>
          <w:t>1.</w:t>
        </w:r>
        <w:r w:rsidR="005D08F8">
          <w:rPr>
            <w:rFonts w:asciiTheme="minorHAnsi" w:eastAsiaTheme="minorEastAsia" w:hAnsiTheme="minorHAnsi" w:cstheme="minorBidi"/>
            <w:kern w:val="2"/>
            <w:szCs w:val="24"/>
            <w:lang w:val="pl-PL"/>
            <w14:ligatures w14:val="standardContextual"/>
          </w:rPr>
          <w:tab/>
        </w:r>
        <w:r w:rsidR="005D08F8" w:rsidRPr="002B509A">
          <w:rPr>
            <w:rStyle w:val="Hipercze"/>
          </w:rPr>
          <w:t>Wstęp</w:t>
        </w:r>
        <w:r w:rsidR="005D08F8">
          <w:rPr>
            <w:webHidden/>
          </w:rPr>
          <w:tab/>
        </w:r>
        <w:r w:rsidR="005D08F8">
          <w:rPr>
            <w:webHidden/>
          </w:rPr>
          <w:fldChar w:fldCharType="begin"/>
        </w:r>
        <w:r w:rsidR="005D08F8">
          <w:rPr>
            <w:webHidden/>
          </w:rPr>
          <w:instrText xml:space="preserve"> PAGEREF _Toc187605601 \h </w:instrText>
        </w:r>
        <w:r w:rsidR="005D08F8">
          <w:rPr>
            <w:webHidden/>
          </w:rPr>
        </w:r>
        <w:r w:rsidR="005D08F8">
          <w:rPr>
            <w:webHidden/>
          </w:rPr>
          <w:fldChar w:fldCharType="separate"/>
        </w:r>
        <w:r w:rsidR="005D08F8">
          <w:rPr>
            <w:webHidden/>
          </w:rPr>
          <w:t>5</w:t>
        </w:r>
        <w:r w:rsidR="005D08F8">
          <w:rPr>
            <w:webHidden/>
          </w:rPr>
          <w:fldChar w:fldCharType="end"/>
        </w:r>
      </w:hyperlink>
    </w:p>
    <w:p w14:paraId="1875B120" w14:textId="1BC1E772" w:rsidR="005D08F8" w:rsidRDefault="005D08F8">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hyperlink w:anchor="_Toc187605602" w:history="1">
        <w:r w:rsidRPr="002B509A">
          <w:rPr>
            <w:rStyle w:val="Hipercze"/>
          </w:rPr>
          <w:t>2.</w:t>
        </w:r>
        <w:r>
          <w:rPr>
            <w:rFonts w:asciiTheme="minorHAnsi" w:eastAsiaTheme="minorEastAsia" w:hAnsiTheme="minorHAnsi" w:cstheme="minorBidi"/>
            <w:kern w:val="2"/>
            <w:szCs w:val="24"/>
            <w:lang w:val="pl-PL"/>
            <w14:ligatures w14:val="standardContextual"/>
          </w:rPr>
          <w:tab/>
        </w:r>
        <w:r w:rsidRPr="002B509A">
          <w:rPr>
            <w:rStyle w:val="Hipercze"/>
          </w:rPr>
          <w:t>Analiza tematu</w:t>
        </w:r>
        <w:r>
          <w:rPr>
            <w:webHidden/>
          </w:rPr>
          <w:tab/>
        </w:r>
        <w:r>
          <w:rPr>
            <w:webHidden/>
          </w:rPr>
          <w:fldChar w:fldCharType="begin"/>
        </w:r>
        <w:r>
          <w:rPr>
            <w:webHidden/>
          </w:rPr>
          <w:instrText xml:space="preserve"> PAGEREF _Toc187605602 \h </w:instrText>
        </w:r>
        <w:r>
          <w:rPr>
            <w:webHidden/>
          </w:rPr>
        </w:r>
        <w:r>
          <w:rPr>
            <w:webHidden/>
          </w:rPr>
          <w:fldChar w:fldCharType="separate"/>
        </w:r>
        <w:r>
          <w:rPr>
            <w:webHidden/>
          </w:rPr>
          <w:t>10</w:t>
        </w:r>
        <w:r>
          <w:rPr>
            <w:webHidden/>
          </w:rPr>
          <w:fldChar w:fldCharType="end"/>
        </w:r>
      </w:hyperlink>
    </w:p>
    <w:p w14:paraId="7618E280" w14:textId="186334FF"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03" w:history="1">
        <w:r w:rsidRPr="002B509A">
          <w:rPr>
            <w:rStyle w:val="Hipercze"/>
            <w:noProof/>
          </w:rPr>
          <w:t>2.1.</w:t>
        </w:r>
        <w:r>
          <w:rPr>
            <w:rFonts w:asciiTheme="minorHAnsi" w:eastAsiaTheme="minorEastAsia" w:hAnsiTheme="minorHAnsi" w:cstheme="minorBidi"/>
            <w:noProof/>
            <w:kern w:val="2"/>
            <w:szCs w:val="24"/>
            <w14:ligatures w14:val="standardContextual"/>
          </w:rPr>
          <w:tab/>
        </w:r>
        <w:r w:rsidRPr="002B509A">
          <w:rPr>
            <w:rStyle w:val="Hipercze"/>
            <w:noProof/>
          </w:rPr>
          <w:t>Wybrane metody pomiaru odległości robota mobilnego od przeszkód.</w:t>
        </w:r>
        <w:r>
          <w:rPr>
            <w:noProof/>
            <w:webHidden/>
          </w:rPr>
          <w:tab/>
        </w:r>
        <w:r>
          <w:rPr>
            <w:noProof/>
            <w:webHidden/>
          </w:rPr>
          <w:fldChar w:fldCharType="begin"/>
        </w:r>
        <w:r>
          <w:rPr>
            <w:noProof/>
            <w:webHidden/>
          </w:rPr>
          <w:instrText xml:space="preserve"> PAGEREF _Toc187605603 \h </w:instrText>
        </w:r>
        <w:r>
          <w:rPr>
            <w:noProof/>
            <w:webHidden/>
          </w:rPr>
        </w:r>
        <w:r>
          <w:rPr>
            <w:noProof/>
            <w:webHidden/>
          </w:rPr>
          <w:fldChar w:fldCharType="separate"/>
        </w:r>
        <w:r>
          <w:rPr>
            <w:noProof/>
            <w:webHidden/>
          </w:rPr>
          <w:t>10</w:t>
        </w:r>
        <w:r>
          <w:rPr>
            <w:noProof/>
            <w:webHidden/>
          </w:rPr>
          <w:fldChar w:fldCharType="end"/>
        </w:r>
      </w:hyperlink>
    </w:p>
    <w:p w14:paraId="33B64C73" w14:textId="19C63B82"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04" w:history="1">
        <w:r w:rsidRPr="002B509A">
          <w:rPr>
            <w:rStyle w:val="Hipercze"/>
            <w:noProof/>
          </w:rPr>
          <w:t>2.2.</w:t>
        </w:r>
        <w:r>
          <w:rPr>
            <w:rFonts w:asciiTheme="minorHAnsi" w:eastAsiaTheme="minorEastAsia" w:hAnsiTheme="minorHAnsi" w:cstheme="minorBidi"/>
            <w:noProof/>
            <w:kern w:val="2"/>
            <w:szCs w:val="24"/>
            <w14:ligatures w14:val="standardContextual"/>
          </w:rPr>
          <w:tab/>
        </w:r>
        <w:r w:rsidRPr="002B509A">
          <w:rPr>
            <w:rStyle w:val="Hipercze"/>
            <w:noProof/>
          </w:rPr>
          <w:t>Przykładowe rodzaje czujników odległości</w:t>
        </w:r>
        <w:r>
          <w:rPr>
            <w:noProof/>
            <w:webHidden/>
          </w:rPr>
          <w:tab/>
        </w:r>
        <w:r>
          <w:rPr>
            <w:noProof/>
            <w:webHidden/>
          </w:rPr>
          <w:fldChar w:fldCharType="begin"/>
        </w:r>
        <w:r>
          <w:rPr>
            <w:noProof/>
            <w:webHidden/>
          </w:rPr>
          <w:instrText xml:space="preserve"> PAGEREF _Toc187605604 \h </w:instrText>
        </w:r>
        <w:r>
          <w:rPr>
            <w:noProof/>
            <w:webHidden/>
          </w:rPr>
        </w:r>
        <w:r>
          <w:rPr>
            <w:noProof/>
            <w:webHidden/>
          </w:rPr>
          <w:fldChar w:fldCharType="separate"/>
        </w:r>
        <w:r>
          <w:rPr>
            <w:noProof/>
            <w:webHidden/>
          </w:rPr>
          <w:t>10</w:t>
        </w:r>
        <w:r>
          <w:rPr>
            <w:noProof/>
            <w:webHidden/>
          </w:rPr>
          <w:fldChar w:fldCharType="end"/>
        </w:r>
      </w:hyperlink>
    </w:p>
    <w:p w14:paraId="739FACAB" w14:textId="36D85A75"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05" w:history="1">
        <w:r w:rsidRPr="002B509A">
          <w:rPr>
            <w:rStyle w:val="Hipercze"/>
            <w:noProof/>
          </w:rPr>
          <w:t>2.3.</w:t>
        </w:r>
        <w:r>
          <w:rPr>
            <w:rFonts w:asciiTheme="minorHAnsi" w:eastAsiaTheme="minorEastAsia" w:hAnsiTheme="minorHAnsi" w:cstheme="minorBidi"/>
            <w:noProof/>
            <w:kern w:val="2"/>
            <w:szCs w:val="24"/>
            <w14:ligatures w14:val="standardContextual"/>
          </w:rPr>
          <w:tab/>
        </w:r>
        <w:r w:rsidRPr="002B509A">
          <w:rPr>
            <w:rStyle w:val="Hipercze"/>
            <w:noProof/>
          </w:rPr>
          <w:t>Wybrane sposoby poruszania głowicą czujnika odległościowego.</w:t>
        </w:r>
        <w:r>
          <w:rPr>
            <w:noProof/>
            <w:webHidden/>
          </w:rPr>
          <w:tab/>
        </w:r>
        <w:r>
          <w:rPr>
            <w:noProof/>
            <w:webHidden/>
          </w:rPr>
          <w:fldChar w:fldCharType="begin"/>
        </w:r>
        <w:r>
          <w:rPr>
            <w:noProof/>
            <w:webHidden/>
          </w:rPr>
          <w:instrText xml:space="preserve"> PAGEREF _Toc187605605 \h </w:instrText>
        </w:r>
        <w:r>
          <w:rPr>
            <w:noProof/>
            <w:webHidden/>
          </w:rPr>
        </w:r>
        <w:r>
          <w:rPr>
            <w:noProof/>
            <w:webHidden/>
          </w:rPr>
          <w:fldChar w:fldCharType="separate"/>
        </w:r>
        <w:r>
          <w:rPr>
            <w:noProof/>
            <w:webHidden/>
          </w:rPr>
          <w:t>12</w:t>
        </w:r>
        <w:r>
          <w:rPr>
            <w:noProof/>
            <w:webHidden/>
          </w:rPr>
          <w:fldChar w:fldCharType="end"/>
        </w:r>
      </w:hyperlink>
    </w:p>
    <w:p w14:paraId="4FB0149B" w14:textId="6A0C0D29"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06" w:history="1">
        <w:r w:rsidRPr="002B509A">
          <w:rPr>
            <w:rStyle w:val="Hipercze"/>
            <w:noProof/>
          </w:rPr>
          <w:t>2.4.</w:t>
        </w:r>
        <w:r>
          <w:rPr>
            <w:rFonts w:asciiTheme="minorHAnsi" w:eastAsiaTheme="minorEastAsia" w:hAnsiTheme="minorHAnsi" w:cstheme="minorBidi"/>
            <w:noProof/>
            <w:kern w:val="2"/>
            <w:szCs w:val="24"/>
            <w14:ligatures w14:val="standardContextual"/>
          </w:rPr>
          <w:tab/>
        </w:r>
        <w:r w:rsidRPr="002B509A">
          <w:rPr>
            <w:rStyle w:val="Hipercze"/>
            <w:noProof/>
          </w:rPr>
          <w:t>Teoretyczna analiza wpływu temperatury i wysokości na prędkość fali ultradźwiękowej</w:t>
        </w:r>
        <w:r>
          <w:rPr>
            <w:noProof/>
            <w:webHidden/>
          </w:rPr>
          <w:tab/>
        </w:r>
        <w:r>
          <w:rPr>
            <w:noProof/>
            <w:webHidden/>
          </w:rPr>
          <w:fldChar w:fldCharType="begin"/>
        </w:r>
        <w:r>
          <w:rPr>
            <w:noProof/>
            <w:webHidden/>
          </w:rPr>
          <w:instrText xml:space="preserve"> PAGEREF _Toc187605606 \h </w:instrText>
        </w:r>
        <w:r>
          <w:rPr>
            <w:noProof/>
            <w:webHidden/>
          </w:rPr>
        </w:r>
        <w:r>
          <w:rPr>
            <w:noProof/>
            <w:webHidden/>
          </w:rPr>
          <w:fldChar w:fldCharType="separate"/>
        </w:r>
        <w:r>
          <w:rPr>
            <w:noProof/>
            <w:webHidden/>
          </w:rPr>
          <w:t>12</w:t>
        </w:r>
        <w:r>
          <w:rPr>
            <w:noProof/>
            <w:webHidden/>
          </w:rPr>
          <w:fldChar w:fldCharType="end"/>
        </w:r>
      </w:hyperlink>
    </w:p>
    <w:p w14:paraId="31135B25" w14:textId="5C1EA274"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07" w:history="1">
        <w:r w:rsidRPr="002B509A">
          <w:rPr>
            <w:rStyle w:val="Hipercze"/>
            <w:noProof/>
          </w:rPr>
          <w:t>2.5.</w:t>
        </w:r>
        <w:r>
          <w:rPr>
            <w:rFonts w:asciiTheme="minorHAnsi" w:eastAsiaTheme="minorEastAsia" w:hAnsiTheme="minorHAnsi" w:cstheme="minorBidi"/>
            <w:noProof/>
            <w:kern w:val="2"/>
            <w:szCs w:val="24"/>
            <w14:ligatures w14:val="standardContextual"/>
          </w:rPr>
          <w:tab/>
        </w:r>
        <w:r w:rsidRPr="002B509A">
          <w:rPr>
            <w:rStyle w:val="Hipercze"/>
            <w:noProof/>
          </w:rPr>
          <w:t>Ultradźwiękowy czujnik odległości</w:t>
        </w:r>
        <w:r>
          <w:rPr>
            <w:noProof/>
            <w:webHidden/>
          </w:rPr>
          <w:tab/>
        </w:r>
        <w:r>
          <w:rPr>
            <w:noProof/>
            <w:webHidden/>
          </w:rPr>
          <w:fldChar w:fldCharType="begin"/>
        </w:r>
        <w:r>
          <w:rPr>
            <w:noProof/>
            <w:webHidden/>
          </w:rPr>
          <w:instrText xml:space="preserve"> PAGEREF _Toc187605607 \h </w:instrText>
        </w:r>
        <w:r>
          <w:rPr>
            <w:noProof/>
            <w:webHidden/>
          </w:rPr>
        </w:r>
        <w:r>
          <w:rPr>
            <w:noProof/>
            <w:webHidden/>
          </w:rPr>
          <w:fldChar w:fldCharType="separate"/>
        </w:r>
        <w:r>
          <w:rPr>
            <w:noProof/>
            <w:webHidden/>
          </w:rPr>
          <w:t>14</w:t>
        </w:r>
        <w:r>
          <w:rPr>
            <w:noProof/>
            <w:webHidden/>
          </w:rPr>
          <w:fldChar w:fldCharType="end"/>
        </w:r>
      </w:hyperlink>
    </w:p>
    <w:p w14:paraId="4E9C764E" w14:textId="29E923C0"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08" w:history="1">
        <w:r w:rsidRPr="002B509A">
          <w:rPr>
            <w:rStyle w:val="Hipercze"/>
            <w:noProof/>
          </w:rPr>
          <w:t>2.6.</w:t>
        </w:r>
        <w:r>
          <w:rPr>
            <w:rFonts w:asciiTheme="minorHAnsi" w:eastAsiaTheme="minorEastAsia" w:hAnsiTheme="minorHAnsi" w:cstheme="minorBidi"/>
            <w:noProof/>
            <w:kern w:val="2"/>
            <w:szCs w:val="24"/>
            <w14:ligatures w14:val="standardContextual"/>
          </w:rPr>
          <w:tab/>
        </w:r>
        <w:r w:rsidRPr="002B509A">
          <w:rPr>
            <w:rStyle w:val="Hipercze"/>
            <w:noProof/>
          </w:rPr>
          <w:t>Serwomechanizm  SG90</w:t>
        </w:r>
        <w:r>
          <w:rPr>
            <w:noProof/>
            <w:webHidden/>
          </w:rPr>
          <w:tab/>
        </w:r>
        <w:r>
          <w:rPr>
            <w:noProof/>
            <w:webHidden/>
          </w:rPr>
          <w:fldChar w:fldCharType="begin"/>
        </w:r>
        <w:r>
          <w:rPr>
            <w:noProof/>
            <w:webHidden/>
          </w:rPr>
          <w:instrText xml:space="preserve"> PAGEREF _Toc187605608 \h </w:instrText>
        </w:r>
        <w:r>
          <w:rPr>
            <w:noProof/>
            <w:webHidden/>
          </w:rPr>
        </w:r>
        <w:r>
          <w:rPr>
            <w:noProof/>
            <w:webHidden/>
          </w:rPr>
          <w:fldChar w:fldCharType="separate"/>
        </w:r>
        <w:r>
          <w:rPr>
            <w:noProof/>
            <w:webHidden/>
          </w:rPr>
          <w:t>15</w:t>
        </w:r>
        <w:r>
          <w:rPr>
            <w:noProof/>
            <w:webHidden/>
          </w:rPr>
          <w:fldChar w:fldCharType="end"/>
        </w:r>
      </w:hyperlink>
    </w:p>
    <w:p w14:paraId="63735C56" w14:textId="6E933C82" w:rsidR="005D08F8" w:rsidRDefault="005D08F8">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hyperlink w:anchor="_Toc187605609" w:history="1">
        <w:r w:rsidRPr="002B509A">
          <w:rPr>
            <w:rStyle w:val="Hipercze"/>
          </w:rPr>
          <w:t>3.</w:t>
        </w:r>
        <w:r>
          <w:rPr>
            <w:rFonts w:asciiTheme="minorHAnsi" w:eastAsiaTheme="minorEastAsia" w:hAnsiTheme="minorHAnsi" w:cstheme="minorBidi"/>
            <w:kern w:val="2"/>
            <w:szCs w:val="24"/>
            <w:lang w:val="pl-PL"/>
            <w14:ligatures w14:val="standardContextual"/>
          </w:rPr>
          <w:tab/>
        </w:r>
        <w:r w:rsidRPr="002B509A">
          <w:rPr>
            <w:rStyle w:val="Hipercze"/>
          </w:rPr>
          <w:t>Wymagania i narzędzia</w:t>
        </w:r>
        <w:r>
          <w:rPr>
            <w:webHidden/>
          </w:rPr>
          <w:tab/>
        </w:r>
        <w:r>
          <w:rPr>
            <w:webHidden/>
          </w:rPr>
          <w:fldChar w:fldCharType="begin"/>
        </w:r>
        <w:r>
          <w:rPr>
            <w:webHidden/>
          </w:rPr>
          <w:instrText xml:space="preserve"> PAGEREF _Toc187605609 \h </w:instrText>
        </w:r>
        <w:r>
          <w:rPr>
            <w:webHidden/>
          </w:rPr>
        </w:r>
        <w:r>
          <w:rPr>
            <w:webHidden/>
          </w:rPr>
          <w:fldChar w:fldCharType="separate"/>
        </w:r>
        <w:r>
          <w:rPr>
            <w:webHidden/>
          </w:rPr>
          <w:t>17</w:t>
        </w:r>
        <w:r>
          <w:rPr>
            <w:webHidden/>
          </w:rPr>
          <w:fldChar w:fldCharType="end"/>
        </w:r>
      </w:hyperlink>
    </w:p>
    <w:p w14:paraId="5BAA2C74" w14:textId="08E81244"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10" w:history="1">
        <w:r w:rsidRPr="002B509A">
          <w:rPr>
            <w:rStyle w:val="Hipercze"/>
            <w:noProof/>
          </w:rPr>
          <w:t>3.1.</w:t>
        </w:r>
        <w:r>
          <w:rPr>
            <w:rFonts w:asciiTheme="minorHAnsi" w:eastAsiaTheme="minorEastAsia" w:hAnsiTheme="minorHAnsi" w:cstheme="minorBidi"/>
            <w:noProof/>
            <w:kern w:val="2"/>
            <w:szCs w:val="24"/>
            <w14:ligatures w14:val="standardContextual"/>
          </w:rPr>
          <w:tab/>
        </w:r>
        <w:r w:rsidRPr="002B509A">
          <w:rPr>
            <w:rStyle w:val="Hipercze"/>
            <w:noProof/>
          </w:rPr>
          <w:t>Założenia projektu</w:t>
        </w:r>
        <w:r>
          <w:rPr>
            <w:noProof/>
            <w:webHidden/>
          </w:rPr>
          <w:tab/>
        </w:r>
        <w:r>
          <w:rPr>
            <w:noProof/>
            <w:webHidden/>
          </w:rPr>
          <w:fldChar w:fldCharType="begin"/>
        </w:r>
        <w:r>
          <w:rPr>
            <w:noProof/>
            <w:webHidden/>
          </w:rPr>
          <w:instrText xml:space="preserve"> PAGEREF _Toc187605610 \h </w:instrText>
        </w:r>
        <w:r>
          <w:rPr>
            <w:noProof/>
            <w:webHidden/>
          </w:rPr>
        </w:r>
        <w:r>
          <w:rPr>
            <w:noProof/>
            <w:webHidden/>
          </w:rPr>
          <w:fldChar w:fldCharType="separate"/>
        </w:r>
        <w:r>
          <w:rPr>
            <w:noProof/>
            <w:webHidden/>
          </w:rPr>
          <w:t>17</w:t>
        </w:r>
        <w:r>
          <w:rPr>
            <w:noProof/>
            <w:webHidden/>
          </w:rPr>
          <w:fldChar w:fldCharType="end"/>
        </w:r>
      </w:hyperlink>
    </w:p>
    <w:p w14:paraId="2A78367C" w14:textId="4471B378"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11" w:history="1">
        <w:r w:rsidRPr="002B509A">
          <w:rPr>
            <w:rStyle w:val="Hipercze"/>
            <w:noProof/>
          </w:rPr>
          <w:t>3.2.</w:t>
        </w:r>
        <w:r>
          <w:rPr>
            <w:rFonts w:asciiTheme="minorHAnsi" w:eastAsiaTheme="minorEastAsia" w:hAnsiTheme="minorHAnsi" w:cstheme="minorBidi"/>
            <w:noProof/>
            <w:kern w:val="2"/>
            <w:szCs w:val="24"/>
            <w14:ligatures w14:val="standardContextual"/>
          </w:rPr>
          <w:tab/>
        </w:r>
        <w:r w:rsidRPr="002B509A">
          <w:rPr>
            <w:rStyle w:val="Hipercze"/>
            <w:noProof/>
          </w:rPr>
          <w:t>Platforma</w:t>
        </w:r>
        <w:r>
          <w:rPr>
            <w:noProof/>
            <w:webHidden/>
          </w:rPr>
          <w:tab/>
        </w:r>
        <w:r>
          <w:rPr>
            <w:noProof/>
            <w:webHidden/>
          </w:rPr>
          <w:fldChar w:fldCharType="begin"/>
        </w:r>
        <w:r>
          <w:rPr>
            <w:noProof/>
            <w:webHidden/>
          </w:rPr>
          <w:instrText xml:space="preserve"> PAGEREF _Toc187605611 \h </w:instrText>
        </w:r>
        <w:r>
          <w:rPr>
            <w:noProof/>
            <w:webHidden/>
          </w:rPr>
        </w:r>
        <w:r>
          <w:rPr>
            <w:noProof/>
            <w:webHidden/>
          </w:rPr>
          <w:fldChar w:fldCharType="separate"/>
        </w:r>
        <w:r>
          <w:rPr>
            <w:noProof/>
            <w:webHidden/>
          </w:rPr>
          <w:t>18</w:t>
        </w:r>
        <w:r>
          <w:rPr>
            <w:noProof/>
            <w:webHidden/>
          </w:rPr>
          <w:fldChar w:fldCharType="end"/>
        </w:r>
      </w:hyperlink>
    </w:p>
    <w:p w14:paraId="60CEEC71" w14:textId="29874E55"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12" w:history="1">
        <w:r w:rsidRPr="002B509A">
          <w:rPr>
            <w:rStyle w:val="Hipercze"/>
            <w:noProof/>
          </w:rPr>
          <w:t>3.3.</w:t>
        </w:r>
        <w:r>
          <w:rPr>
            <w:rFonts w:asciiTheme="minorHAnsi" w:eastAsiaTheme="minorEastAsia" w:hAnsiTheme="minorHAnsi" w:cstheme="minorBidi"/>
            <w:noProof/>
            <w:kern w:val="2"/>
            <w:szCs w:val="24"/>
            <w14:ligatures w14:val="standardContextual"/>
          </w:rPr>
          <w:tab/>
        </w:r>
        <w:r w:rsidRPr="002B509A">
          <w:rPr>
            <w:rStyle w:val="Hipercze"/>
            <w:noProof/>
          </w:rPr>
          <w:t>Wybór metodologii projektowania układu</w:t>
        </w:r>
        <w:r>
          <w:rPr>
            <w:noProof/>
            <w:webHidden/>
          </w:rPr>
          <w:tab/>
        </w:r>
        <w:r>
          <w:rPr>
            <w:noProof/>
            <w:webHidden/>
          </w:rPr>
          <w:fldChar w:fldCharType="begin"/>
        </w:r>
        <w:r>
          <w:rPr>
            <w:noProof/>
            <w:webHidden/>
          </w:rPr>
          <w:instrText xml:space="preserve"> PAGEREF _Toc187605612 \h </w:instrText>
        </w:r>
        <w:r>
          <w:rPr>
            <w:noProof/>
            <w:webHidden/>
          </w:rPr>
        </w:r>
        <w:r>
          <w:rPr>
            <w:noProof/>
            <w:webHidden/>
          </w:rPr>
          <w:fldChar w:fldCharType="separate"/>
        </w:r>
        <w:r>
          <w:rPr>
            <w:noProof/>
            <w:webHidden/>
          </w:rPr>
          <w:t>22</w:t>
        </w:r>
        <w:r>
          <w:rPr>
            <w:noProof/>
            <w:webHidden/>
          </w:rPr>
          <w:fldChar w:fldCharType="end"/>
        </w:r>
      </w:hyperlink>
    </w:p>
    <w:p w14:paraId="7D518A22" w14:textId="49F03CC4"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13" w:history="1">
        <w:r w:rsidRPr="002B509A">
          <w:rPr>
            <w:rStyle w:val="Hipercze"/>
            <w:noProof/>
          </w:rPr>
          <w:t>3.4.</w:t>
        </w:r>
        <w:r>
          <w:rPr>
            <w:rFonts w:asciiTheme="minorHAnsi" w:eastAsiaTheme="minorEastAsia" w:hAnsiTheme="minorHAnsi" w:cstheme="minorBidi"/>
            <w:noProof/>
            <w:kern w:val="2"/>
            <w:szCs w:val="24"/>
            <w14:ligatures w14:val="standardContextual"/>
          </w:rPr>
          <w:tab/>
        </w:r>
        <w:r w:rsidRPr="002B509A">
          <w:rPr>
            <w:rStyle w:val="Hipercze"/>
            <w:noProof/>
          </w:rPr>
          <w:t>Narzędzie implementacji układowej</w:t>
        </w:r>
        <w:r>
          <w:rPr>
            <w:noProof/>
            <w:webHidden/>
          </w:rPr>
          <w:tab/>
        </w:r>
        <w:r>
          <w:rPr>
            <w:noProof/>
            <w:webHidden/>
          </w:rPr>
          <w:fldChar w:fldCharType="begin"/>
        </w:r>
        <w:r>
          <w:rPr>
            <w:noProof/>
            <w:webHidden/>
          </w:rPr>
          <w:instrText xml:space="preserve"> PAGEREF _Toc187605613 \h </w:instrText>
        </w:r>
        <w:r>
          <w:rPr>
            <w:noProof/>
            <w:webHidden/>
          </w:rPr>
        </w:r>
        <w:r>
          <w:rPr>
            <w:noProof/>
            <w:webHidden/>
          </w:rPr>
          <w:fldChar w:fldCharType="separate"/>
        </w:r>
        <w:r>
          <w:rPr>
            <w:noProof/>
            <w:webHidden/>
          </w:rPr>
          <w:t>24</w:t>
        </w:r>
        <w:r>
          <w:rPr>
            <w:noProof/>
            <w:webHidden/>
          </w:rPr>
          <w:fldChar w:fldCharType="end"/>
        </w:r>
      </w:hyperlink>
    </w:p>
    <w:p w14:paraId="3C2D2773" w14:textId="383BF78E" w:rsidR="005D08F8" w:rsidRDefault="005D08F8">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hyperlink w:anchor="_Toc187605614" w:history="1">
        <w:r w:rsidRPr="002B509A">
          <w:rPr>
            <w:rStyle w:val="Hipercze"/>
          </w:rPr>
          <w:t>4.</w:t>
        </w:r>
        <w:r>
          <w:rPr>
            <w:rFonts w:asciiTheme="minorHAnsi" w:eastAsiaTheme="minorEastAsia" w:hAnsiTheme="minorHAnsi" w:cstheme="minorBidi"/>
            <w:kern w:val="2"/>
            <w:szCs w:val="24"/>
            <w:lang w:val="pl-PL"/>
            <w14:ligatures w14:val="standardContextual"/>
          </w:rPr>
          <w:tab/>
        </w:r>
        <w:r w:rsidRPr="002B509A">
          <w:rPr>
            <w:rStyle w:val="Hipercze"/>
          </w:rPr>
          <w:t>Implmentacja układu</w:t>
        </w:r>
        <w:r>
          <w:rPr>
            <w:webHidden/>
          </w:rPr>
          <w:tab/>
        </w:r>
        <w:r>
          <w:rPr>
            <w:webHidden/>
          </w:rPr>
          <w:fldChar w:fldCharType="begin"/>
        </w:r>
        <w:r>
          <w:rPr>
            <w:webHidden/>
          </w:rPr>
          <w:instrText xml:space="preserve"> PAGEREF _Toc187605614 \h </w:instrText>
        </w:r>
        <w:r>
          <w:rPr>
            <w:webHidden/>
          </w:rPr>
        </w:r>
        <w:r>
          <w:rPr>
            <w:webHidden/>
          </w:rPr>
          <w:fldChar w:fldCharType="separate"/>
        </w:r>
        <w:r>
          <w:rPr>
            <w:webHidden/>
          </w:rPr>
          <w:t>25</w:t>
        </w:r>
        <w:r>
          <w:rPr>
            <w:webHidden/>
          </w:rPr>
          <w:fldChar w:fldCharType="end"/>
        </w:r>
      </w:hyperlink>
    </w:p>
    <w:p w14:paraId="2B4F2C3D" w14:textId="16C0BA99"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15" w:history="1">
        <w:r w:rsidRPr="002B509A">
          <w:rPr>
            <w:rStyle w:val="Hipercze"/>
            <w:noProof/>
          </w:rPr>
          <w:t>4.1.</w:t>
        </w:r>
        <w:r>
          <w:rPr>
            <w:rFonts w:asciiTheme="minorHAnsi" w:eastAsiaTheme="minorEastAsia" w:hAnsiTheme="minorHAnsi" w:cstheme="minorBidi"/>
            <w:noProof/>
            <w:kern w:val="2"/>
            <w:szCs w:val="24"/>
            <w14:ligatures w14:val="standardContextual"/>
          </w:rPr>
          <w:tab/>
        </w:r>
        <w:r w:rsidRPr="002B509A">
          <w:rPr>
            <w:rStyle w:val="Hipercze"/>
            <w:noProof/>
          </w:rPr>
          <w:t>Układ sterowania pomiarem odległości</w:t>
        </w:r>
        <w:r>
          <w:rPr>
            <w:noProof/>
            <w:webHidden/>
          </w:rPr>
          <w:tab/>
        </w:r>
        <w:r>
          <w:rPr>
            <w:noProof/>
            <w:webHidden/>
          </w:rPr>
          <w:fldChar w:fldCharType="begin"/>
        </w:r>
        <w:r>
          <w:rPr>
            <w:noProof/>
            <w:webHidden/>
          </w:rPr>
          <w:instrText xml:space="preserve"> PAGEREF _Toc187605615 \h </w:instrText>
        </w:r>
        <w:r>
          <w:rPr>
            <w:noProof/>
            <w:webHidden/>
          </w:rPr>
        </w:r>
        <w:r>
          <w:rPr>
            <w:noProof/>
            <w:webHidden/>
          </w:rPr>
          <w:fldChar w:fldCharType="separate"/>
        </w:r>
        <w:r>
          <w:rPr>
            <w:noProof/>
            <w:webHidden/>
          </w:rPr>
          <w:t>26</w:t>
        </w:r>
        <w:r>
          <w:rPr>
            <w:noProof/>
            <w:webHidden/>
          </w:rPr>
          <w:fldChar w:fldCharType="end"/>
        </w:r>
      </w:hyperlink>
    </w:p>
    <w:p w14:paraId="1760E240" w14:textId="01E71057"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16" w:history="1">
        <w:r w:rsidRPr="002B509A">
          <w:rPr>
            <w:rStyle w:val="Hipercze"/>
            <w:noProof/>
          </w:rPr>
          <w:t>4.2.</w:t>
        </w:r>
        <w:r>
          <w:rPr>
            <w:rFonts w:asciiTheme="minorHAnsi" w:eastAsiaTheme="minorEastAsia" w:hAnsiTheme="minorHAnsi" w:cstheme="minorBidi"/>
            <w:noProof/>
            <w:kern w:val="2"/>
            <w:szCs w:val="24"/>
            <w14:ligatures w14:val="standardContextual"/>
          </w:rPr>
          <w:tab/>
        </w:r>
        <w:r w:rsidRPr="002B509A">
          <w:rPr>
            <w:rStyle w:val="Hipercze"/>
            <w:noProof/>
          </w:rPr>
          <w:t>Opis działania Distance Calculation</w:t>
        </w:r>
        <w:r>
          <w:rPr>
            <w:noProof/>
            <w:webHidden/>
          </w:rPr>
          <w:tab/>
        </w:r>
        <w:r>
          <w:rPr>
            <w:noProof/>
            <w:webHidden/>
          </w:rPr>
          <w:fldChar w:fldCharType="begin"/>
        </w:r>
        <w:r>
          <w:rPr>
            <w:noProof/>
            <w:webHidden/>
          </w:rPr>
          <w:instrText xml:space="preserve"> PAGEREF _Toc187605616 \h </w:instrText>
        </w:r>
        <w:r>
          <w:rPr>
            <w:noProof/>
            <w:webHidden/>
          </w:rPr>
        </w:r>
        <w:r>
          <w:rPr>
            <w:noProof/>
            <w:webHidden/>
          </w:rPr>
          <w:fldChar w:fldCharType="separate"/>
        </w:r>
        <w:r>
          <w:rPr>
            <w:noProof/>
            <w:webHidden/>
          </w:rPr>
          <w:t>29</w:t>
        </w:r>
        <w:r>
          <w:rPr>
            <w:noProof/>
            <w:webHidden/>
          </w:rPr>
          <w:fldChar w:fldCharType="end"/>
        </w:r>
      </w:hyperlink>
    </w:p>
    <w:p w14:paraId="7AD46CAA" w14:textId="0EE10530"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17" w:history="1">
        <w:r w:rsidRPr="002B509A">
          <w:rPr>
            <w:rStyle w:val="Hipercze"/>
            <w:noProof/>
          </w:rPr>
          <w:t>4.3.</w:t>
        </w:r>
        <w:r>
          <w:rPr>
            <w:rFonts w:asciiTheme="minorHAnsi" w:eastAsiaTheme="minorEastAsia" w:hAnsiTheme="minorHAnsi" w:cstheme="minorBidi"/>
            <w:noProof/>
            <w:kern w:val="2"/>
            <w:szCs w:val="24"/>
            <w14:ligatures w14:val="standardContextual"/>
          </w:rPr>
          <w:tab/>
        </w:r>
        <w:r w:rsidRPr="002B509A">
          <w:rPr>
            <w:rStyle w:val="Hipercze"/>
            <w:noProof/>
          </w:rPr>
          <w:t>Sterownik położenia wałka serwomechanizmu</w:t>
        </w:r>
        <w:r>
          <w:rPr>
            <w:noProof/>
            <w:webHidden/>
          </w:rPr>
          <w:tab/>
        </w:r>
        <w:r>
          <w:rPr>
            <w:noProof/>
            <w:webHidden/>
          </w:rPr>
          <w:fldChar w:fldCharType="begin"/>
        </w:r>
        <w:r>
          <w:rPr>
            <w:noProof/>
            <w:webHidden/>
          </w:rPr>
          <w:instrText xml:space="preserve"> PAGEREF _Toc187605617 \h </w:instrText>
        </w:r>
        <w:r>
          <w:rPr>
            <w:noProof/>
            <w:webHidden/>
          </w:rPr>
        </w:r>
        <w:r>
          <w:rPr>
            <w:noProof/>
            <w:webHidden/>
          </w:rPr>
          <w:fldChar w:fldCharType="separate"/>
        </w:r>
        <w:r>
          <w:rPr>
            <w:noProof/>
            <w:webHidden/>
          </w:rPr>
          <w:t>31</w:t>
        </w:r>
        <w:r>
          <w:rPr>
            <w:noProof/>
            <w:webHidden/>
          </w:rPr>
          <w:fldChar w:fldCharType="end"/>
        </w:r>
      </w:hyperlink>
    </w:p>
    <w:p w14:paraId="4259B789" w14:textId="32B8D7EF"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18" w:history="1">
        <w:r w:rsidRPr="002B509A">
          <w:rPr>
            <w:rStyle w:val="Hipercze"/>
            <w:noProof/>
          </w:rPr>
          <w:t>4.4.</w:t>
        </w:r>
        <w:r>
          <w:rPr>
            <w:rFonts w:asciiTheme="minorHAnsi" w:eastAsiaTheme="minorEastAsia" w:hAnsiTheme="minorHAnsi" w:cstheme="minorBidi"/>
            <w:noProof/>
            <w:kern w:val="2"/>
            <w:szCs w:val="24"/>
            <w14:ligatures w14:val="standardContextual"/>
          </w:rPr>
          <w:tab/>
        </w:r>
        <w:r w:rsidRPr="002B509A">
          <w:rPr>
            <w:rStyle w:val="Hipercze"/>
            <w:noProof/>
          </w:rPr>
          <w:t>Kontrola pomiaru</w:t>
        </w:r>
        <w:r>
          <w:rPr>
            <w:noProof/>
            <w:webHidden/>
          </w:rPr>
          <w:tab/>
        </w:r>
        <w:r>
          <w:rPr>
            <w:noProof/>
            <w:webHidden/>
          </w:rPr>
          <w:fldChar w:fldCharType="begin"/>
        </w:r>
        <w:r>
          <w:rPr>
            <w:noProof/>
            <w:webHidden/>
          </w:rPr>
          <w:instrText xml:space="preserve"> PAGEREF _Toc187605618 \h </w:instrText>
        </w:r>
        <w:r>
          <w:rPr>
            <w:noProof/>
            <w:webHidden/>
          </w:rPr>
        </w:r>
        <w:r>
          <w:rPr>
            <w:noProof/>
            <w:webHidden/>
          </w:rPr>
          <w:fldChar w:fldCharType="separate"/>
        </w:r>
        <w:r>
          <w:rPr>
            <w:noProof/>
            <w:webHidden/>
          </w:rPr>
          <w:t>34</w:t>
        </w:r>
        <w:r>
          <w:rPr>
            <w:noProof/>
            <w:webHidden/>
          </w:rPr>
          <w:fldChar w:fldCharType="end"/>
        </w:r>
      </w:hyperlink>
    </w:p>
    <w:p w14:paraId="06E2CD54" w14:textId="2373B5E0" w:rsidR="005D08F8" w:rsidRDefault="005D08F8">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hyperlink w:anchor="_Toc187605619" w:history="1">
        <w:r w:rsidRPr="002B509A">
          <w:rPr>
            <w:rStyle w:val="Hipercze"/>
          </w:rPr>
          <w:t>5.</w:t>
        </w:r>
        <w:r>
          <w:rPr>
            <w:rFonts w:asciiTheme="minorHAnsi" w:eastAsiaTheme="minorEastAsia" w:hAnsiTheme="minorHAnsi" w:cstheme="minorBidi"/>
            <w:kern w:val="2"/>
            <w:szCs w:val="24"/>
            <w:lang w:val="pl-PL"/>
            <w14:ligatures w14:val="standardContextual"/>
          </w:rPr>
          <w:tab/>
        </w:r>
        <w:r w:rsidRPr="002B509A">
          <w:rPr>
            <w:rStyle w:val="Hipercze"/>
          </w:rPr>
          <w:t>Proces uruchamiania projektu</w:t>
        </w:r>
        <w:r>
          <w:rPr>
            <w:webHidden/>
          </w:rPr>
          <w:tab/>
        </w:r>
        <w:r>
          <w:rPr>
            <w:webHidden/>
          </w:rPr>
          <w:fldChar w:fldCharType="begin"/>
        </w:r>
        <w:r>
          <w:rPr>
            <w:webHidden/>
          </w:rPr>
          <w:instrText xml:space="preserve"> PAGEREF _Toc187605619 \h </w:instrText>
        </w:r>
        <w:r>
          <w:rPr>
            <w:webHidden/>
          </w:rPr>
        </w:r>
        <w:r>
          <w:rPr>
            <w:webHidden/>
          </w:rPr>
          <w:fldChar w:fldCharType="separate"/>
        </w:r>
        <w:r>
          <w:rPr>
            <w:webHidden/>
          </w:rPr>
          <w:t>37</w:t>
        </w:r>
        <w:r>
          <w:rPr>
            <w:webHidden/>
          </w:rPr>
          <w:fldChar w:fldCharType="end"/>
        </w:r>
      </w:hyperlink>
    </w:p>
    <w:p w14:paraId="45EBB8BA" w14:textId="7CA5F788"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20" w:history="1">
        <w:r w:rsidRPr="002B509A">
          <w:rPr>
            <w:rStyle w:val="Hipercze"/>
            <w:noProof/>
          </w:rPr>
          <w:t>5.1.</w:t>
        </w:r>
        <w:r>
          <w:rPr>
            <w:rFonts w:asciiTheme="minorHAnsi" w:eastAsiaTheme="minorEastAsia" w:hAnsiTheme="minorHAnsi" w:cstheme="minorBidi"/>
            <w:noProof/>
            <w:kern w:val="2"/>
            <w:szCs w:val="24"/>
            <w14:ligatures w14:val="standardContextual"/>
          </w:rPr>
          <w:tab/>
        </w:r>
        <w:r w:rsidRPr="002B509A">
          <w:rPr>
            <w:rStyle w:val="Hipercze"/>
            <w:noProof/>
          </w:rPr>
          <w:t>Symulacja funkcjonalna</w:t>
        </w:r>
        <w:r>
          <w:rPr>
            <w:noProof/>
            <w:webHidden/>
          </w:rPr>
          <w:tab/>
        </w:r>
        <w:r>
          <w:rPr>
            <w:noProof/>
            <w:webHidden/>
          </w:rPr>
          <w:fldChar w:fldCharType="begin"/>
        </w:r>
        <w:r>
          <w:rPr>
            <w:noProof/>
            <w:webHidden/>
          </w:rPr>
          <w:instrText xml:space="preserve"> PAGEREF _Toc187605620 \h </w:instrText>
        </w:r>
        <w:r>
          <w:rPr>
            <w:noProof/>
            <w:webHidden/>
          </w:rPr>
        </w:r>
        <w:r>
          <w:rPr>
            <w:noProof/>
            <w:webHidden/>
          </w:rPr>
          <w:fldChar w:fldCharType="separate"/>
        </w:r>
        <w:r>
          <w:rPr>
            <w:noProof/>
            <w:webHidden/>
          </w:rPr>
          <w:t>37</w:t>
        </w:r>
        <w:r>
          <w:rPr>
            <w:noProof/>
            <w:webHidden/>
          </w:rPr>
          <w:fldChar w:fldCharType="end"/>
        </w:r>
      </w:hyperlink>
    </w:p>
    <w:p w14:paraId="7F1A8DA9" w14:textId="2B50FC9B"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21" w:history="1">
        <w:r w:rsidRPr="002B509A">
          <w:rPr>
            <w:rStyle w:val="Hipercze"/>
            <w:noProof/>
          </w:rPr>
          <w:t>5.2.</w:t>
        </w:r>
        <w:r>
          <w:rPr>
            <w:rFonts w:asciiTheme="minorHAnsi" w:eastAsiaTheme="minorEastAsia" w:hAnsiTheme="minorHAnsi" w:cstheme="minorBidi"/>
            <w:noProof/>
            <w:kern w:val="2"/>
            <w:szCs w:val="24"/>
            <w14:ligatures w14:val="standardContextual"/>
          </w:rPr>
          <w:tab/>
        </w:r>
        <w:r w:rsidRPr="002B509A">
          <w:rPr>
            <w:rStyle w:val="Hipercze"/>
            <w:noProof/>
          </w:rPr>
          <w:t>Testowanie w ukłądzie Cyclone IV</w:t>
        </w:r>
        <w:r>
          <w:rPr>
            <w:noProof/>
            <w:webHidden/>
          </w:rPr>
          <w:tab/>
        </w:r>
        <w:r>
          <w:rPr>
            <w:noProof/>
            <w:webHidden/>
          </w:rPr>
          <w:fldChar w:fldCharType="begin"/>
        </w:r>
        <w:r>
          <w:rPr>
            <w:noProof/>
            <w:webHidden/>
          </w:rPr>
          <w:instrText xml:space="preserve"> PAGEREF _Toc187605621 \h </w:instrText>
        </w:r>
        <w:r>
          <w:rPr>
            <w:noProof/>
            <w:webHidden/>
          </w:rPr>
        </w:r>
        <w:r>
          <w:rPr>
            <w:noProof/>
            <w:webHidden/>
          </w:rPr>
          <w:fldChar w:fldCharType="separate"/>
        </w:r>
        <w:r>
          <w:rPr>
            <w:noProof/>
            <w:webHidden/>
          </w:rPr>
          <w:t>40</w:t>
        </w:r>
        <w:r>
          <w:rPr>
            <w:noProof/>
            <w:webHidden/>
          </w:rPr>
          <w:fldChar w:fldCharType="end"/>
        </w:r>
      </w:hyperlink>
    </w:p>
    <w:p w14:paraId="38B98149" w14:textId="1B161E8D" w:rsidR="005D08F8" w:rsidRDefault="005D08F8">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hyperlink w:anchor="_Toc187605622" w:history="1">
        <w:r w:rsidRPr="002B509A">
          <w:rPr>
            <w:rStyle w:val="Hipercze"/>
          </w:rPr>
          <w:t>6.</w:t>
        </w:r>
        <w:r>
          <w:rPr>
            <w:rFonts w:asciiTheme="minorHAnsi" w:eastAsiaTheme="minorEastAsia" w:hAnsiTheme="minorHAnsi" w:cstheme="minorBidi"/>
            <w:kern w:val="2"/>
            <w:szCs w:val="24"/>
            <w:lang w:val="pl-PL"/>
            <w14:ligatures w14:val="standardContextual"/>
          </w:rPr>
          <w:tab/>
        </w:r>
        <w:r w:rsidRPr="002B509A">
          <w:rPr>
            <w:rStyle w:val="Hipercze"/>
          </w:rPr>
          <w:t>Wnioski</w:t>
        </w:r>
        <w:r>
          <w:rPr>
            <w:webHidden/>
          </w:rPr>
          <w:tab/>
        </w:r>
        <w:r>
          <w:rPr>
            <w:webHidden/>
          </w:rPr>
          <w:fldChar w:fldCharType="begin"/>
        </w:r>
        <w:r>
          <w:rPr>
            <w:webHidden/>
          </w:rPr>
          <w:instrText xml:space="preserve"> PAGEREF _Toc187605622 \h </w:instrText>
        </w:r>
        <w:r>
          <w:rPr>
            <w:webHidden/>
          </w:rPr>
        </w:r>
        <w:r>
          <w:rPr>
            <w:webHidden/>
          </w:rPr>
          <w:fldChar w:fldCharType="separate"/>
        </w:r>
        <w:r>
          <w:rPr>
            <w:webHidden/>
          </w:rPr>
          <w:t>46</w:t>
        </w:r>
        <w:r>
          <w:rPr>
            <w:webHidden/>
          </w:rPr>
          <w:fldChar w:fldCharType="end"/>
        </w:r>
      </w:hyperlink>
    </w:p>
    <w:p w14:paraId="3FA18EC8" w14:textId="54179A9B"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23" w:history="1">
        <w:r w:rsidRPr="002B509A">
          <w:rPr>
            <w:rStyle w:val="Hipercze"/>
            <w:noProof/>
          </w:rPr>
          <w:t>6.1.</w:t>
        </w:r>
        <w:r>
          <w:rPr>
            <w:rFonts w:asciiTheme="minorHAnsi" w:eastAsiaTheme="minorEastAsia" w:hAnsiTheme="minorHAnsi" w:cstheme="minorBidi"/>
            <w:noProof/>
            <w:kern w:val="2"/>
            <w:szCs w:val="24"/>
            <w14:ligatures w14:val="standardContextual"/>
          </w:rPr>
          <w:tab/>
        </w:r>
        <w:r w:rsidRPr="002B509A">
          <w:rPr>
            <w:rStyle w:val="Hipercze"/>
            <w:noProof/>
          </w:rPr>
          <w:t>Realizacja celu pracy</w:t>
        </w:r>
        <w:r>
          <w:rPr>
            <w:noProof/>
            <w:webHidden/>
          </w:rPr>
          <w:tab/>
        </w:r>
        <w:r>
          <w:rPr>
            <w:noProof/>
            <w:webHidden/>
          </w:rPr>
          <w:fldChar w:fldCharType="begin"/>
        </w:r>
        <w:r>
          <w:rPr>
            <w:noProof/>
            <w:webHidden/>
          </w:rPr>
          <w:instrText xml:space="preserve"> PAGEREF _Toc187605623 \h </w:instrText>
        </w:r>
        <w:r>
          <w:rPr>
            <w:noProof/>
            <w:webHidden/>
          </w:rPr>
        </w:r>
        <w:r>
          <w:rPr>
            <w:noProof/>
            <w:webHidden/>
          </w:rPr>
          <w:fldChar w:fldCharType="separate"/>
        </w:r>
        <w:r>
          <w:rPr>
            <w:noProof/>
            <w:webHidden/>
          </w:rPr>
          <w:t>46</w:t>
        </w:r>
        <w:r>
          <w:rPr>
            <w:noProof/>
            <w:webHidden/>
          </w:rPr>
          <w:fldChar w:fldCharType="end"/>
        </w:r>
      </w:hyperlink>
    </w:p>
    <w:p w14:paraId="33EF7083" w14:textId="0B73C286" w:rsidR="005D08F8" w:rsidRDefault="005D08F8">
      <w:pPr>
        <w:pStyle w:val="Spistreci2"/>
        <w:tabs>
          <w:tab w:val="left" w:pos="960"/>
          <w:tab w:val="right" w:leader="dot" w:pos="8778"/>
        </w:tabs>
        <w:rPr>
          <w:rFonts w:asciiTheme="minorHAnsi" w:eastAsiaTheme="minorEastAsia" w:hAnsiTheme="minorHAnsi" w:cstheme="minorBidi"/>
          <w:noProof/>
          <w:kern w:val="2"/>
          <w:szCs w:val="24"/>
          <w14:ligatures w14:val="standardContextual"/>
        </w:rPr>
      </w:pPr>
      <w:hyperlink w:anchor="_Toc187605624" w:history="1">
        <w:r w:rsidRPr="002B509A">
          <w:rPr>
            <w:rStyle w:val="Hipercze"/>
            <w:noProof/>
          </w:rPr>
          <w:t>6.2.</w:t>
        </w:r>
        <w:r>
          <w:rPr>
            <w:rFonts w:asciiTheme="minorHAnsi" w:eastAsiaTheme="minorEastAsia" w:hAnsiTheme="minorHAnsi" w:cstheme="minorBidi"/>
            <w:noProof/>
            <w:kern w:val="2"/>
            <w:szCs w:val="24"/>
            <w14:ligatures w14:val="standardContextual"/>
          </w:rPr>
          <w:tab/>
        </w:r>
        <w:r w:rsidRPr="002B509A">
          <w:rPr>
            <w:rStyle w:val="Hipercze"/>
            <w:noProof/>
          </w:rPr>
          <w:t>Możliwości rozwoju</w:t>
        </w:r>
        <w:r>
          <w:rPr>
            <w:noProof/>
            <w:webHidden/>
          </w:rPr>
          <w:tab/>
        </w:r>
        <w:r>
          <w:rPr>
            <w:noProof/>
            <w:webHidden/>
          </w:rPr>
          <w:fldChar w:fldCharType="begin"/>
        </w:r>
        <w:r>
          <w:rPr>
            <w:noProof/>
            <w:webHidden/>
          </w:rPr>
          <w:instrText xml:space="preserve"> PAGEREF _Toc187605624 \h </w:instrText>
        </w:r>
        <w:r>
          <w:rPr>
            <w:noProof/>
            <w:webHidden/>
          </w:rPr>
        </w:r>
        <w:r>
          <w:rPr>
            <w:noProof/>
            <w:webHidden/>
          </w:rPr>
          <w:fldChar w:fldCharType="separate"/>
        </w:r>
        <w:r>
          <w:rPr>
            <w:noProof/>
            <w:webHidden/>
          </w:rPr>
          <w:t>47</w:t>
        </w:r>
        <w:r>
          <w:rPr>
            <w:noProof/>
            <w:webHidden/>
          </w:rPr>
          <w:fldChar w:fldCharType="end"/>
        </w:r>
      </w:hyperlink>
    </w:p>
    <w:p w14:paraId="03BC33FA" w14:textId="2EAC545D" w:rsidR="005D08F8" w:rsidRDefault="005D08F8">
      <w:pPr>
        <w:pStyle w:val="Spistreci1"/>
        <w:tabs>
          <w:tab w:val="left" w:pos="480"/>
          <w:tab w:val="right" w:leader="dot" w:pos="8778"/>
        </w:tabs>
        <w:rPr>
          <w:rFonts w:asciiTheme="minorHAnsi" w:eastAsiaTheme="minorEastAsia" w:hAnsiTheme="minorHAnsi" w:cstheme="minorBidi"/>
          <w:kern w:val="2"/>
          <w:szCs w:val="24"/>
          <w:lang w:val="pl-PL"/>
          <w14:ligatures w14:val="standardContextual"/>
        </w:rPr>
      </w:pPr>
      <w:hyperlink w:anchor="_Toc187605625" w:history="1">
        <w:r w:rsidRPr="002B509A">
          <w:rPr>
            <w:rStyle w:val="Hipercze"/>
          </w:rPr>
          <w:t>7.</w:t>
        </w:r>
        <w:r>
          <w:rPr>
            <w:rFonts w:asciiTheme="minorHAnsi" w:eastAsiaTheme="minorEastAsia" w:hAnsiTheme="minorHAnsi" w:cstheme="minorBidi"/>
            <w:kern w:val="2"/>
            <w:szCs w:val="24"/>
            <w:lang w:val="pl-PL"/>
            <w14:ligatures w14:val="standardContextual"/>
          </w:rPr>
          <w:tab/>
        </w:r>
        <w:r w:rsidRPr="002B509A">
          <w:rPr>
            <w:rStyle w:val="Hipercze"/>
          </w:rPr>
          <w:t>Bibliografia</w:t>
        </w:r>
        <w:r>
          <w:rPr>
            <w:webHidden/>
          </w:rPr>
          <w:tab/>
        </w:r>
        <w:r>
          <w:rPr>
            <w:webHidden/>
          </w:rPr>
          <w:fldChar w:fldCharType="begin"/>
        </w:r>
        <w:r>
          <w:rPr>
            <w:webHidden/>
          </w:rPr>
          <w:instrText xml:space="preserve"> PAGEREF _Toc187605625 \h </w:instrText>
        </w:r>
        <w:r>
          <w:rPr>
            <w:webHidden/>
          </w:rPr>
        </w:r>
        <w:r>
          <w:rPr>
            <w:webHidden/>
          </w:rPr>
          <w:fldChar w:fldCharType="separate"/>
        </w:r>
        <w:r>
          <w:rPr>
            <w:webHidden/>
          </w:rPr>
          <w:t>48</w:t>
        </w:r>
        <w:r>
          <w:rPr>
            <w:webHidden/>
          </w:rPr>
          <w:fldChar w:fldCharType="end"/>
        </w:r>
      </w:hyperlink>
    </w:p>
    <w:p w14:paraId="66229DE3" w14:textId="7903105B" w:rsidR="005D08F8" w:rsidRDefault="005D08F8">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7605626" w:history="1">
        <w:r w:rsidRPr="002B509A">
          <w:rPr>
            <w:rStyle w:val="Hipercze"/>
          </w:rPr>
          <w:t>Spis skrótów i symboli</w:t>
        </w:r>
        <w:r>
          <w:rPr>
            <w:webHidden/>
          </w:rPr>
          <w:tab/>
        </w:r>
        <w:r>
          <w:rPr>
            <w:webHidden/>
          </w:rPr>
          <w:fldChar w:fldCharType="begin"/>
        </w:r>
        <w:r>
          <w:rPr>
            <w:webHidden/>
          </w:rPr>
          <w:instrText xml:space="preserve"> PAGEREF _Toc187605626 \h </w:instrText>
        </w:r>
        <w:r>
          <w:rPr>
            <w:webHidden/>
          </w:rPr>
        </w:r>
        <w:r>
          <w:rPr>
            <w:webHidden/>
          </w:rPr>
          <w:fldChar w:fldCharType="separate"/>
        </w:r>
        <w:r>
          <w:rPr>
            <w:webHidden/>
          </w:rPr>
          <w:t>50</w:t>
        </w:r>
        <w:r>
          <w:rPr>
            <w:webHidden/>
          </w:rPr>
          <w:fldChar w:fldCharType="end"/>
        </w:r>
      </w:hyperlink>
    </w:p>
    <w:p w14:paraId="591003C7" w14:textId="4DD77A9A" w:rsidR="005D08F8" w:rsidRDefault="005D08F8">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7605627" w:history="1">
        <w:r w:rsidRPr="002B509A">
          <w:rPr>
            <w:rStyle w:val="Hipercze"/>
          </w:rPr>
          <w:t>Źródła</w:t>
        </w:r>
        <w:r>
          <w:rPr>
            <w:webHidden/>
          </w:rPr>
          <w:tab/>
        </w:r>
        <w:r>
          <w:rPr>
            <w:webHidden/>
          </w:rPr>
          <w:fldChar w:fldCharType="begin"/>
        </w:r>
        <w:r>
          <w:rPr>
            <w:webHidden/>
          </w:rPr>
          <w:instrText xml:space="preserve"> PAGEREF _Toc187605627 \h </w:instrText>
        </w:r>
        <w:r>
          <w:rPr>
            <w:webHidden/>
          </w:rPr>
        </w:r>
        <w:r>
          <w:rPr>
            <w:webHidden/>
          </w:rPr>
          <w:fldChar w:fldCharType="separate"/>
        </w:r>
        <w:r>
          <w:rPr>
            <w:webHidden/>
          </w:rPr>
          <w:t>51</w:t>
        </w:r>
        <w:r>
          <w:rPr>
            <w:webHidden/>
          </w:rPr>
          <w:fldChar w:fldCharType="end"/>
        </w:r>
      </w:hyperlink>
    </w:p>
    <w:p w14:paraId="566DBBDD" w14:textId="44569DEB" w:rsidR="005D08F8" w:rsidRDefault="005D08F8">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7605628" w:history="1">
        <w:r w:rsidRPr="002B509A">
          <w:rPr>
            <w:rStyle w:val="Hipercze"/>
          </w:rPr>
          <w:t>Lista dodatkowych plików, uzupełniających tekst pracy</w:t>
        </w:r>
        <w:r>
          <w:rPr>
            <w:webHidden/>
          </w:rPr>
          <w:tab/>
        </w:r>
        <w:r>
          <w:rPr>
            <w:webHidden/>
          </w:rPr>
          <w:fldChar w:fldCharType="begin"/>
        </w:r>
        <w:r>
          <w:rPr>
            <w:webHidden/>
          </w:rPr>
          <w:instrText xml:space="preserve"> PAGEREF _Toc187605628 \h </w:instrText>
        </w:r>
        <w:r>
          <w:rPr>
            <w:webHidden/>
          </w:rPr>
        </w:r>
        <w:r>
          <w:rPr>
            <w:webHidden/>
          </w:rPr>
          <w:fldChar w:fldCharType="separate"/>
        </w:r>
        <w:r>
          <w:rPr>
            <w:webHidden/>
          </w:rPr>
          <w:t>52</w:t>
        </w:r>
        <w:r>
          <w:rPr>
            <w:webHidden/>
          </w:rPr>
          <w:fldChar w:fldCharType="end"/>
        </w:r>
      </w:hyperlink>
    </w:p>
    <w:p w14:paraId="4ACCED91" w14:textId="52ED464F" w:rsidR="005D08F8" w:rsidRDefault="005D08F8">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7605629" w:history="1">
        <w:r w:rsidRPr="002B509A">
          <w:rPr>
            <w:rStyle w:val="Hipercze"/>
          </w:rPr>
          <w:t>Spis rysunków</w:t>
        </w:r>
        <w:r>
          <w:rPr>
            <w:webHidden/>
          </w:rPr>
          <w:tab/>
        </w:r>
        <w:r>
          <w:rPr>
            <w:webHidden/>
          </w:rPr>
          <w:fldChar w:fldCharType="begin"/>
        </w:r>
        <w:r>
          <w:rPr>
            <w:webHidden/>
          </w:rPr>
          <w:instrText xml:space="preserve"> PAGEREF _Toc187605629 \h </w:instrText>
        </w:r>
        <w:r>
          <w:rPr>
            <w:webHidden/>
          </w:rPr>
        </w:r>
        <w:r>
          <w:rPr>
            <w:webHidden/>
          </w:rPr>
          <w:fldChar w:fldCharType="separate"/>
        </w:r>
        <w:r>
          <w:rPr>
            <w:webHidden/>
          </w:rPr>
          <w:t>53</w:t>
        </w:r>
        <w:r>
          <w:rPr>
            <w:webHidden/>
          </w:rPr>
          <w:fldChar w:fldCharType="end"/>
        </w:r>
      </w:hyperlink>
    </w:p>
    <w:p w14:paraId="32C2BD2D" w14:textId="17BF0793" w:rsidR="005D08F8" w:rsidRDefault="005D08F8">
      <w:pPr>
        <w:pStyle w:val="Spistreci1"/>
        <w:tabs>
          <w:tab w:val="right" w:leader="dot" w:pos="8778"/>
        </w:tabs>
        <w:rPr>
          <w:rFonts w:asciiTheme="minorHAnsi" w:eastAsiaTheme="minorEastAsia" w:hAnsiTheme="minorHAnsi" w:cstheme="minorBidi"/>
          <w:kern w:val="2"/>
          <w:szCs w:val="24"/>
          <w:lang w:val="pl-PL"/>
          <w14:ligatures w14:val="standardContextual"/>
        </w:rPr>
      </w:pPr>
      <w:hyperlink w:anchor="_Toc187605630" w:history="1">
        <w:r w:rsidRPr="002B509A">
          <w:rPr>
            <w:rStyle w:val="Hipercze"/>
          </w:rPr>
          <w:t>Spis tablic</w:t>
        </w:r>
        <w:r>
          <w:rPr>
            <w:webHidden/>
          </w:rPr>
          <w:tab/>
        </w:r>
        <w:r>
          <w:rPr>
            <w:webHidden/>
          </w:rPr>
          <w:fldChar w:fldCharType="begin"/>
        </w:r>
        <w:r>
          <w:rPr>
            <w:webHidden/>
          </w:rPr>
          <w:instrText xml:space="preserve"> PAGEREF _Toc187605630 \h </w:instrText>
        </w:r>
        <w:r>
          <w:rPr>
            <w:webHidden/>
          </w:rPr>
        </w:r>
        <w:r>
          <w:rPr>
            <w:webHidden/>
          </w:rPr>
          <w:fldChar w:fldCharType="separate"/>
        </w:r>
        <w:r>
          <w:rPr>
            <w:webHidden/>
          </w:rPr>
          <w:t>54</w:t>
        </w:r>
        <w:r>
          <w:rPr>
            <w:webHidden/>
          </w:rPr>
          <w:fldChar w:fldCharType="end"/>
        </w:r>
      </w:hyperlink>
    </w:p>
    <w:p w14:paraId="34CE0A41" w14:textId="73E03798" w:rsidR="001D381A" w:rsidRPr="00B75994" w:rsidRDefault="001D381A" w:rsidP="00B75994">
      <w:pPr>
        <w:spacing w:line="360" w:lineRule="auto"/>
        <w:contextualSpacing/>
        <w:jc w:val="both"/>
        <w:rPr>
          <w:b/>
          <w:bCs/>
          <w:szCs w:val="24"/>
        </w:rPr>
      </w:pPr>
      <w:r w:rsidRPr="00B75994">
        <w:rPr>
          <w:b/>
          <w:bCs/>
          <w:szCs w:val="24"/>
        </w:rPr>
        <w:fldChar w:fldCharType="end"/>
      </w:r>
    </w:p>
    <w:p w14:paraId="62EBF3C5" w14:textId="23503910" w:rsidR="000330A9" w:rsidRPr="00B75994" w:rsidRDefault="000330A9" w:rsidP="00B75994">
      <w:pPr>
        <w:spacing w:line="360" w:lineRule="auto"/>
        <w:contextualSpacing/>
        <w:jc w:val="both"/>
        <w:rPr>
          <w:szCs w:val="24"/>
        </w:rPr>
        <w:sectPr w:rsidR="000330A9" w:rsidRPr="00B75994" w:rsidSect="00737453">
          <w:footerReference w:type="default" r:id="rId12"/>
          <w:footerReference w:type="first" r:id="rId13"/>
          <w:footnotePr>
            <w:numRestart w:val="eachPage"/>
          </w:footnotePr>
          <w:pgSz w:w="11907" w:h="16840" w:code="9"/>
          <w:pgMar w:top="1418" w:right="1418" w:bottom="1418" w:left="1701" w:header="709" w:footer="765" w:gutter="0"/>
          <w:pgNumType w:start="1"/>
          <w:cols w:space="708"/>
          <w:docGrid w:linePitch="326"/>
        </w:sectPr>
      </w:pPr>
    </w:p>
    <w:p w14:paraId="34D82E3B" w14:textId="1CE6269A" w:rsidR="00CF0DBC" w:rsidRPr="00B75994" w:rsidRDefault="00CF0DBC" w:rsidP="00B75994">
      <w:pPr>
        <w:pStyle w:val="Nagwek1"/>
        <w:spacing w:before="0" w:after="0" w:line="360" w:lineRule="auto"/>
        <w:contextualSpacing/>
        <w:jc w:val="both"/>
        <w:rPr>
          <w:sz w:val="24"/>
          <w:szCs w:val="24"/>
        </w:rPr>
      </w:pPr>
      <w:bookmarkStart w:id="0" w:name="_Toc187605601"/>
      <w:r w:rsidRPr="00B75994">
        <w:rPr>
          <w:sz w:val="24"/>
          <w:szCs w:val="24"/>
        </w:rPr>
        <w:lastRenderedPageBreak/>
        <w:t>Wstęp</w:t>
      </w:r>
      <w:bookmarkEnd w:id="0"/>
    </w:p>
    <w:p w14:paraId="5E034C81" w14:textId="77777777" w:rsidR="00A62E3B" w:rsidRPr="00B75994" w:rsidRDefault="00A62E3B" w:rsidP="00B75994">
      <w:pPr>
        <w:pStyle w:val="Tekstpods"/>
        <w:spacing w:after="0" w:line="360" w:lineRule="auto"/>
        <w:contextualSpacing/>
        <w:rPr>
          <w:szCs w:val="24"/>
        </w:rPr>
      </w:pPr>
    </w:p>
    <w:p w14:paraId="3F97FD33" w14:textId="58534FAD" w:rsidR="00A62E3B" w:rsidRPr="00B75994" w:rsidRDefault="00A62E3B" w:rsidP="00B75994">
      <w:pPr>
        <w:pStyle w:val="Tekstpods"/>
        <w:spacing w:after="0" w:line="360" w:lineRule="auto"/>
        <w:contextualSpacing/>
        <w:rPr>
          <w:szCs w:val="24"/>
        </w:rPr>
      </w:pPr>
      <w:r w:rsidRPr="00B75994">
        <w:rPr>
          <w:szCs w:val="24"/>
        </w:rPr>
        <w:t xml:space="preserve">Współczesne systemy robotyki mobilnej wymagają precyzyjnych i wydajnych rozwiązań do nawigacji w złożonym środowisku. </w:t>
      </w:r>
      <w:r w:rsidR="005D5ED5" w:rsidRPr="00B75994">
        <w:rPr>
          <w:szCs w:val="24"/>
        </w:rPr>
        <w:t>Przykładem tego typu</w:t>
      </w:r>
      <w:r w:rsidRPr="00B75994">
        <w:rPr>
          <w:szCs w:val="24"/>
        </w:rPr>
        <w:t xml:space="preserve"> systemów jest dalmierz ultradźwiękowy, który umożliwia detekcję odległości do przeszkód oraz </w:t>
      </w:r>
      <w:r w:rsidR="009E391C">
        <w:rPr>
          <w:szCs w:val="24"/>
        </w:rPr>
        <w:t>odwzorowanie</w:t>
      </w:r>
      <w:r w:rsidR="009E391C" w:rsidRPr="00B75994">
        <w:rPr>
          <w:szCs w:val="24"/>
        </w:rPr>
        <w:t xml:space="preserve"> </w:t>
      </w:r>
      <w:r w:rsidRPr="00B75994">
        <w:rPr>
          <w:szCs w:val="24"/>
        </w:rPr>
        <w:t xml:space="preserve">otoczenia. </w:t>
      </w:r>
      <w:r w:rsidR="009E391C">
        <w:rPr>
          <w:szCs w:val="24"/>
        </w:rPr>
        <w:t>Pomiar odległości za pomocą echa odbitego od przeszkody wymaga precyzyjnego pomiaru czasu pomiędzy wysłaniem paczki impulsów pomiarowych i jej odebraniem. W</w:t>
      </w:r>
      <w:r w:rsidRPr="00B75994">
        <w:rPr>
          <w:szCs w:val="24"/>
        </w:rPr>
        <w:t xml:space="preserve">ykorzystanie </w:t>
      </w:r>
      <w:r w:rsidR="009E391C" w:rsidRPr="00B75994">
        <w:rPr>
          <w:szCs w:val="24"/>
        </w:rPr>
        <w:t>mikrokontroler</w:t>
      </w:r>
      <w:r w:rsidR="009E391C">
        <w:rPr>
          <w:szCs w:val="24"/>
        </w:rPr>
        <w:t>a do pomiaru odcinka czasu</w:t>
      </w:r>
      <w:r w:rsidRPr="00B75994">
        <w:rPr>
          <w:szCs w:val="24"/>
        </w:rPr>
        <w:t>, oferują łatwość implementacji i niski koszt, lecz ich ograniczona wydajność obliczeniowa i brak elastyczności w zaawansowanych operacjach przetwarzania danych mogą być istotnym ograniczeniem w aplikacjach czasu rzeczywistego.</w:t>
      </w:r>
    </w:p>
    <w:p w14:paraId="44D96AD0" w14:textId="2828092E" w:rsidR="00A62E3B" w:rsidRPr="00B75994" w:rsidRDefault="00FC560D" w:rsidP="00B75994">
      <w:pPr>
        <w:pStyle w:val="Tekstpods"/>
        <w:spacing w:after="0" w:line="360" w:lineRule="auto"/>
        <w:contextualSpacing/>
        <w:rPr>
          <w:szCs w:val="24"/>
        </w:rPr>
      </w:pPr>
      <w:r w:rsidRPr="00B75994">
        <w:rPr>
          <w:szCs w:val="24"/>
        </w:rPr>
        <w:t xml:space="preserve"> </w:t>
      </w:r>
      <w:r w:rsidR="00A62E3B" w:rsidRPr="00B75994">
        <w:rPr>
          <w:szCs w:val="24"/>
        </w:rPr>
        <w:t>Celem niniejszego projektu jest opracowanie inteligentnego rdzenia dalmierza ultradźwiękowego</w:t>
      </w:r>
      <w:r w:rsidR="00056D58" w:rsidRPr="00B75994">
        <w:rPr>
          <w:szCs w:val="24"/>
        </w:rPr>
        <w:t>.</w:t>
      </w:r>
      <w:r w:rsidR="0070480A" w:rsidRPr="00B75994">
        <w:rPr>
          <w:szCs w:val="24"/>
        </w:rPr>
        <w:t xml:space="preserve"> </w:t>
      </w:r>
      <w:r w:rsidR="00056D58" w:rsidRPr="00B75994">
        <w:rPr>
          <w:szCs w:val="24"/>
        </w:rPr>
        <w:t>D</w:t>
      </w:r>
      <w:r w:rsidR="0070480A" w:rsidRPr="00B75994">
        <w:rPr>
          <w:szCs w:val="24"/>
        </w:rPr>
        <w:t xml:space="preserve">almierz ultradźwiękowy </w:t>
      </w:r>
      <w:r w:rsidR="00C66AFE">
        <w:rPr>
          <w:szCs w:val="24"/>
        </w:rPr>
        <w:t>będzie</w:t>
      </w:r>
      <w:r w:rsidR="00C66AFE" w:rsidRPr="00B75994">
        <w:rPr>
          <w:szCs w:val="24"/>
        </w:rPr>
        <w:t xml:space="preserve"> </w:t>
      </w:r>
      <w:r w:rsidR="002E686D" w:rsidRPr="00B75994">
        <w:rPr>
          <w:szCs w:val="24"/>
        </w:rPr>
        <w:t xml:space="preserve">sterowany </w:t>
      </w:r>
      <w:r w:rsidR="00C66AFE">
        <w:rPr>
          <w:szCs w:val="24"/>
        </w:rPr>
        <w:t>za</w:t>
      </w:r>
      <w:r w:rsidR="002E686D" w:rsidRPr="00B75994">
        <w:rPr>
          <w:szCs w:val="24"/>
        </w:rPr>
        <w:t xml:space="preserve"> pomoc</w:t>
      </w:r>
      <w:r w:rsidR="00C66AFE">
        <w:rPr>
          <w:szCs w:val="24"/>
        </w:rPr>
        <w:t>ą</w:t>
      </w:r>
      <w:r w:rsidR="002E686D" w:rsidRPr="00B75994">
        <w:rPr>
          <w:szCs w:val="24"/>
        </w:rPr>
        <w:t xml:space="preserve"> układu</w:t>
      </w:r>
      <w:r w:rsidR="00A62E3B" w:rsidRPr="00B75994">
        <w:rPr>
          <w:szCs w:val="24"/>
        </w:rPr>
        <w:t xml:space="preserve"> FPGA</w:t>
      </w:r>
      <w:r w:rsidR="00C66AFE">
        <w:rPr>
          <w:szCs w:val="24"/>
        </w:rPr>
        <w:t>.</w:t>
      </w:r>
      <w:r w:rsidR="0063274C" w:rsidRPr="00B75994">
        <w:rPr>
          <w:szCs w:val="24"/>
        </w:rPr>
        <w:t xml:space="preserve"> </w:t>
      </w:r>
      <w:r w:rsidR="00C66AFE">
        <w:rPr>
          <w:szCs w:val="24"/>
        </w:rPr>
        <w:t xml:space="preserve">Układ sprzętowy umożliwia realizację równoległą wielu zadań oraz precyzyjny pomiar </w:t>
      </w:r>
      <w:r w:rsidR="00E356B9">
        <w:rPr>
          <w:szCs w:val="24"/>
        </w:rPr>
        <w:t>czasu,</w:t>
      </w:r>
      <w:r w:rsidR="00C66AFE">
        <w:rPr>
          <w:szCs w:val="24"/>
        </w:rPr>
        <w:t xml:space="preserve"> który jest niezbędny w rozważanym zastosowaniu</w:t>
      </w:r>
      <w:r w:rsidR="00B10D71" w:rsidRPr="00B75994">
        <w:rPr>
          <w:szCs w:val="24"/>
        </w:rPr>
        <w:t xml:space="preserve">. </w:t>
      </w:r>
      <w:r w:rsidR="00682443" w:rsidRPr="00B75994">
        <w:rPr>
          <w:szCs w:val="24"/>
        </w:rPr>
        <w:t>Strukturę układu opisano za pomocą języka</w:t>
      </w:r>
      <w:r w:rsidR="00A62E3B" w:rsidRPr="00B75994">
        <w:rPr>
          <w:szCs w:val="24"/>
        </w:rPr>
        <w:t xml:space="preserve"> VHDL. </w:t>
      </w:r>
      <w:r w:rsidR="005D6E8E" w:rsidRPr="00B75994">
        <w:rPr>
          <w:szCs w:val="24"/>
        </w:rPr>
        <w:t xml:space="preserve">Bezpośrednie </w:t>
      </w:r>
      <w:r w:rsidR="00BD0DD4" w:rsidRPr="00B75994">
        <w:rPr>
          <w:szCs w:val="24"/>
        </w:rPr>
        <w:t>odwzorowanie sprzętowe układu pomiarowego pozwala na realizację procesów pomiarowych i obliczeniowych w sposób równoległ</w:t>
      </w:r>
      <w:r w:rsidR="006E1D5C" w:rsidRPr="00B75994">
        <w:rPr>
          <w:szCs w:val="24"/>
        </w:rPr>
        <w:t>y</w:t>
      </w:r>
      <w:r w:rsidR="00A62E3B" w:rsidRPr="00B75994">
        <w:rPr>
          <w:szCs w:val="24"/>
        </w:rPr>
        <w:t xml:space="preserve">, co przekłada się na większą szybkość działania i elastyczność. </w:t>
      </w:r>
      <w:r w:rsidR="00765D00" w:rsidRPr="00B75994">
        <w:rPr>
          <w:szCs w:val="24"/>
        </w:rPr>
        <w:t xml:space="preserve">Układ realizuje zadania </w:t>
      </w:r>
      <w:r w:rsidR="00507362" w:rsidRPr="00B75994">
        <w:rPr>
          <w:szCs w:val="24"/>
        </w:rPr>
        <w:t>pomiarowe w sposób autonomiczny, nie obciążając układu mikroprocesorowego</w:t>
      </w:r>
      <w:r w:rsidR="00632F2C" w:rsidRPr="00B75994">
        <w:rPr>
          <w:szCs w:val="24"/>
        </w:rPr>
        <w:t xml:space="preserve"> </w:t>
      </w:r>
      <w:r w:rsidR="007515D2" w:rsidRPr="00B75994">
        <w:rPr>
          <w:szCs w:val="24"/>
        </w:rPr>
        <w:t>procesem pomiarowym.</w:t>
      </w:r>
    </w:p>
    <w:tbl>
      <w:tblPr>
        <w:tblStyle w:val="Tabela-Siatka"/>
        <w:tblW w:w="0" w:type="auto"/>
        <w:tblLook w:val="04A0" w:firstRow="1" w:lastRow="0" w:firstColumn="1" w:lastColumn="0" w:noHBand="0" w:noVBand="1"/>
      </w:tblPr>
      <w:tblGrid>
        <w:gridCol w:w="8720"/>
      </w:tblGrid>
      <w:tr w:rsidR="00056D58" w:rsidRPr="00B75994" w14:paraId="7BAECEA2" w14:textId="77777777" w:rsidTr="00056D58">
        <w:tc>
          <w:tcPr>
            <w:tcW w:w="8720" w:type="dxa"/>
            <w:tcBorders>
              <w:top w:val="single" w:sz="4" w:space="0" w:color="auto"/>
              <w:left w:val="single" w:sz="4" w:space="0" w:color="auto"/>
              <w:bottom w:val="single" w:sz="4" w:space="0" w:color="auto"/>
              <w:right w:val="single" w:sz="4" w:space="0" w:color="auto"/>
            </w:tcBorders>
          </w:tcPr>
          <w:p w14:paraId="206271A7" w14:textId="7CDC05C6" w:rsidR="00056D58" w:rsidRPr="00B75994" w:rsidRDefault="00056D58" w:rsidP="00B75994">
            <w:pPr>
              <w:pStyle w:val="Tekstpods"/>
              <w:spacing w:after="0" w:line="360" w:lineRule="auto"/>
              <w:ind w:firstLine="0"/>
              <w:contextualSpacing/>
              <w:rPr>
                <w:szCs w:val="24"/>
              </w:rPr>
            </w:pPr>
            <w:r w:rsidRPr="00B75994">
              <w:rPr>
                <w:noProof/>
                <w:szCs w:val="24"/>
              </w:rPr>
              <w:drawing>
                <wp:inline distT="0" distB="0" distL="0" distR="0" wp14:anchorId="1FD68108" wp14:editId="0320CC61">
                  <wp:extent cx="3344400" cy="2966400"/>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_HEAD_1.emf"/>
                          <pic:cNvPicPr/>
                        </pic:nvPicPr>
                        <pic:blipFill>
                          <a:blip r:embed="rId14">
                            <a:extLst>
                              <a:ext uri="{28A0092B-C50C-407E-A947-70E740481C1C}">
                                <a14:useLocalDpi xmlns:a14="http://schemas.microsoft.com/office/drawing/2010/main" val="0"/>
                              </a:ext>
                            </a:extLst>
                          </a:blip>
                          <a:stretch>
                            <a:fillRect/>
                          </a:stretch>
                        </pic:blipFill>
                        <pic:spPr>
                          <a:xfrm>
                            <a:off x="0" y="0"/>
                            <a:ext cx="3344400" cy="2966400"/>
                          </a:xfrm>
                          <a:prstGeom prst="rect">
                            <a:avLst/>
                          </a:prstGeom>
                        </pic:spPr>
                      </pic:pic>
                    </a:graphicData>
                  </a:graphic>
                </wp:inline>
              </w:drawing>
            </w:r>
          </w:p>
        </w:tc>
      </w:tr>
    </w:tbl>
    <w:p w14:paraId="771456B1" w14:textId="0F7B12A4" w:rsidR="00056D58" w:rsidRPr="00B75994" w:rsidRDefault="00907643" w:rsidP="00907643">
      <w:pPr>
        <w:pStyle w:val="Legenda"/>
        <w:rPr>
          <w:szCs w:val="24"/>
        </w:rPr>
      </w:pPr>
      <w:bookmarkStart w:id="1" w:name="_Toc187593785"/>
      <w:r>
        <w:t xml:space="preserve">Rys. </w:t>
      </w:r>
      <w:r w:rsidR="006D760D">
        <w:fldChar w:fldCharType="begin"/>
      </w:r>
      <w:r w:rsidR="006D760D">
        <w:instrText xml:space="preserve"> STYLEREF 1 \s </w:instrText>
      </w:r>
      <w:r w:rsidR="006D760D">
        <w:fldChar w:fldCharType="separate"/>
      </w:r>
      <w:r w:rsidR="006D760D">
        <w:rPr>
          <w:noProof/>
        </w:rPr>
        <w:t>1</w:t>
      </w:r>
      <w:r w:rsidR="006D760D">
        <w:rPr>
          <w:noProof/>
        </w:rPr>
        <w:fldChar w:fldCharType="end"/>
      </w:r>
      <w:r w:rsidR="006D760D">
        <w:t>.</w:t>
      </w:r>
      <w:r w:rsidR="006D760D">
        <w:fldChar w:fldCharType="begin"/>
      </w:r>
      <w:r w:rsidR="006D760D">
        <w:instrText xml:space="preserve"> SEQ Rys. \* ARABIC \s 1 </w:instrText>
      </w:r>
      <w:r w:rsidR="006D760D">
        <w:fldChar w:fldCharType="separate"/>
      </w:r>
      <w:r w:rsidR="006D760D">
        <w:rPr>
          <w:noProof/>
        </w:rPr>
        <w:t>1</w:t>
      </w:r>
      <w:r w:rsidR="006D760D">
        <w:rPr>
          <w:noProof/>
        </w:rPr>
        <w:fldChar w:fldCharType="end"/>
      </w:r>
      <w:r>
        <w:t xml:space="preserve"> </w:t>
      </w:r>
      <w:r w:rsidRPr="00B75994">
        <w:rPr>
          <w:szCs w:val="24"/>
        </w:rPr>
        <w:t>Układ dalmierza ultradźwiękowego z serwomechanizmem przeznaczonego do obserwacji otoczenia.</w:t>
      </w:r>
      <w:bookmarkEnd w:id="1"/>
    </w:p>
    <w:p w14:paraId="63E38CDF" w14:textId="6A69C76B" w:rsidR="00A62E3B" w:rsidRPr="00B75994" w:rsidRDefault="00B14B67" w:rsidP="00B75994">
      <w:pPr>
        <w:pStyle w:val="Tekstpods"/>
        <w:spacing w:after="0" w:line="360" w:lineRule="auto"/>
        <w:contextualSpacing/>
        <w:rPr>
          <w:szCs w:val="24"/>
        </w:rPr>
      </w:pPr>
      <w:r w:rsidRPr="00B75994">
        <w:rPr>
          <w:szCs w:val="24"/>
        </w:rPr>
        <w:lastRenderedPageBreak/>
        <w:t xml:space="preserve">W ramach pracy zaprojektowano oraz zbudowano </w:t>
      </w:r>
      <w:r w:rsidR="00C17CEA" w:rsidRPr="00B75994">
        <w:rPr>
          <w:szCs w:val="24"/>
        </w:rPr>
        <w:t xml:space="preserve">model </w:t>
      </w:r>
      <w:r w:rsidR="00A62E3B" w:rsidRPr="00B75994">
        <w:rPr>
          <w:szCs w:val="24"/>
        </w:rPr>
        <w:t xml:space="preserve">dalmierza ultradźwiękowego, zdolnego do pracy w czasie rzeczywistym, oraz jego integrację z systemem robota mobilnego. Zastosowanie ultradźwięków jako medium pomiarowego wynika z ich odporności na zmienne warunki oświetleniowe oraz możliwości dokładnego określenia odległości do obiektów o różnej teksturze i geometrii. </w:t>
      </w:r>
      <w:r w:rsidR="00300345" w:rsidRPr="00B75994">
        <w:rPr>
          <w:szCs w:val="24"/>
        </w:rPr>
        <w:t xml:space="preserve">Sprzętowy system pomiaru pozwala na </w:t>
      </w:r>
      <w:r w:rsidR="00AA23B8" w:rsidRPr="00B75994">
        <w:rPr>
          <w:szCs w:val="24"/>
        </w:rPr>
        <w:t>precyzyjne</w:t>
      </w:r>
      <w:r w:rsidR="00300345" w:rsidRPr="00B75994">
        <w:rPr>
          <w:szCs w:val="24"/>
        </w:rPr>
        <w:t xml:space="preserve"> określenie czasu, co jest istotne w przypadku pomiaru </w:t>
      </w:r>
      <w:r w:rsidR="002A0BBC" w:rsidRPr="00B75994">
        <w:rPr>
          <w:szCs w:val="24"/>
        </w:rPr>
        <w:t>odległości metod</w:t>
      </w:r>
      <w:r w:rsidR="00275255" w:rsidRPr="00B75994">
        <w:rPr>
          <w:szCs w:val="24"/>
        </w:rPr>
        <w:t>ą ultradźwiękową.</w:t>
      </w:r>
    </w:p>
    <w:p w14:paraId="70DCBB51" w14:textId="225BFFD0" w:rsidR="00A62E3B" w:rsidRPr="00B75994" w:rsidRDefault="00A62E3B" w:rsidP="00B75994">
      <w:pPr>
        <w:pStyle w:val="Tekstpods"/>
        <w:spacing w:after="0" w:line="360" w:lineRule="auto"/>
        <w:contextualSpacing/>
        <w:rPr>
          <w:szCs w:val="24"/>
        </w:rPr>
      </w:pPr>
      <w:r w:rsidRPr="00B75994">
        <w:rPr>
          <w:szCs w:val="24"/>
        </w:rPr>
        <w:t xml:space="preserve">Prace te przyczynią się do rozwoju bardziej zaawansowanych i niezawodnych systemów nawigacyjnych, co ma istotne znaczenie zarówno w aplikacjach komercyjnych, jak i badawczych. W ramach projektu zostanie także porównana wydajność rozwiązania opartego na </w:t>
      </w:r>
      <w:r w:rsidR="008741BE">
        <w:rPr>
          <w:szCs w:val="24"/>
        </w:rPr>
        <w:t xml:space="preserve">układzie </w:t>
      </w:r>
      <w:r w:rsidRPr="00B75994">
        <w:rPr>
          <w:szCs w:val="24"/>
        </w:rPr>
        <w:t>FPGA z tradycyjnymi podejściami, co pozwoli na ocenę potencjału tej technologii w robotyce mobilnej</w:t>
      </w:r>
      <w:r w:rsidR="00F9107D" w:rsidRPr="00B75994">
        <w:rPr>
          <w:szCs w:val="24"/>
        </w:rPr>
        <w:t>.</w:t>
      </w:r>
    </w:p>
    <w:p w14:paraId="293B2582" w14:textId="1DAFD6CC" w:rsidR="002009A6" w:rsidRPr="00B75994" w:rsidRDefault="000D5EB8" w:rsidP="00B75994">
      <w:pPr>
        <w:pStyle w:val="Tekstpods"/>
        <w:spacing w:after="0" w:line="360" w:lineRule="auto"/>
        <w:ind w:firstLine="357"/>
        <w:contextualSpacing/>
        <w:rPr>
          <w:szCs w:val="24"/>
        </w:rPr>
      </w:pPr>
      <w:r w:rsidRPr="00B75994">
        <w:rPr>
          <w:szCs w:val="24"/>
        </w:rPr>
        <w:t>Na rysunku przedstawiono schemat blokowy zaprojektowanego układu pomiarowego</w:t>
      </w:r>
      <w:r w:rsidR="007911B6" w:rsidRPr="00B75994">
        <w:rPr>
          <w:szCs w:val="24"/>
        </w:rPr>
        <w:t xml:space="preserve">. Wykorzystany </w:t>
      </w:r>
      <w:r w:rsidR="00552968" w:rsidRPr="00B75994">
        <w:rPr>
          <w:szCs w:val="24"/>
        </w:rPr>
        <w:t>układ</w:t>
      </w:r>
      <w:r w:rsidR="007911B6" w:rsidRPr="00B75994">
        <w:rPr>
          <w:szCs w:val="24"/>
        </w:rPr>
        <w:t xml:space="preserve"> FPGA to </w:t>
      </w:r>
      <w:r w:rsidR="00CA5226" w:rsidRPr="00B75994">
        <w:rPr>
          <w:szCs w:val="24"/>
        </w:rPr>
        <w:t>EP4CE6E22 kt</w:t>
      </w:r>
      <w:r w:rsidR="00552968" w:rsidRPr="00B75994">
        <w:rPr>
          <w:szCs w:val="24"/>
        </w:rPr>
        <w:t>ó</w:t>
      </w:r>
      <w:r w:rsidR="00CA5226" w:rsidRPr="00B75994">
        <w:rPr>
          <w:szCs w:val="24"/>
        </w:rPr>
        <w:t xml:space="preserve">ry jest </w:t>
      </w:r>
      <w:r w:rsidR="00DC68EE" w:rsidRPr="00B75994">
        <w:rPr>
          <w:szCs w:val="24"/>
        </w:rPr>
        <w:t>na płytce CYCLONE IV:</w:t>
      </w:r>
    </w:p>
    <w:p w14:paraId="41FDEB98" w14:textId="77777777" w:rsidR="00DC68EE" w:rsidRPr="00B75994" w:rsidRDefault="00DC68EE" w:rsidP="00B75994">
      <w:pPr>
        <w:pStyle w:val="Tekstpods"/>
        <w:spacing w:after="0" w:line="360" w:lineRule="auto"/>
        <w:ind w:firstLine="0"/>
        <w:contextualSpacing/>
        <w:rPr>
          <w:szCs w:val="24"/>
        </w:rPr>
      </w:pPr>
    </w:p>
    <w:p w14:paraId="0BB87644" w14:textId="38DF72C8" w:rsidR="007D47E3" w:rsidRPr="00B75994" w:rsidRDefault="007D47E3" w:rsidP="00B75994">
      <w:pPr>
        <w:pStyle w:val="Tekstpods"/>
        <w:spacing w:after="0" w:line="360" w:lineRule="auto"/>
        <w:ind w:firstLine="0"/>
        <w:contextualSpacing/>
        <w:rPr>
          <w:szCs w:val="24"/>
        </w:rPr>
      </w:pPr>
    </w:p>
    <w:tbl>
      <w:tblPr>
        <w:tblStyle w:val="Tabela-Siatka"/>
        <w:tblW w:w="0" w:type="auto"/>
        <w:tblLook w:val="04A0" w:firstRow="1" w:lastRow="0" w:firstColumn="1" w:lastColumn="0" w:noHBand="0" w:noVBand="1"/>
      </w:tblPr>
      <w:tblGrid>
        <w:gridCol w:w="8778"/>
      </w:tblGrid>
      <w:tr w:rsidR="006D7A8C" w:rsidRPr="00B75994" w14:paraId="2F224A37" w14:textId="77777777" w:rsidTr="006D7A8C">
        <w:tc>
          <w:tcPr>
            <w:tcW w:w="8778" w:type="dxa"/>
          </w:tcPr>
          <w:p w14:paraId="28AA7A4B" w14:textId="7CEA54A4" w:rsidR="006D7A8C" w:rsidRPr="00B75994" w:rsidRDefault="006D7A8C" w:rsidP="00B75994">
            <w:pPr>
              <w:pStyle w:val="Tekstpods"/>
              <w:spacing w:after="0" w:line="360" w:lineRule="auto"/>
              <w:ind w:firstLine="0"/>
              <w:contextualSpacing/>
              <w:rPr>
                <w:szCs w:val="24"/>
              </w:rPr>
            </w:pPr>
            <w:r w:rsidRPr="00B75994">
              <w:rPr>
                <w:noProof/>
                <w:szCs w:val="24"/>
              </w:rPr>
              <w:drawing>
                <wp:inline distT="0" distB="0" distL="0" distR="0" wp14:anchorId="44BE1994" wp14:editId="4BE8224C">
                  <wp:extent cx="5580380" cy="3355340"/>
                  <wp:effectExtent l="0" t="0" r="1270" b="0"/>
                  <wp:docPr id="411357566" name="Obraz 1" descr="Obraz zawierający tekst, zrzut ekranu, Karteczka samoprzylepn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57566" name="Obraz 1" descr="Obraz zawierający tekst, zrzut ekranu, Karteczka samoprzylepna, Czcionka&#10;&#10;Opis wygenerowany automatycznie"/>
                          <pic:cNvPicPr/>
                        </pic:nvPicPr>
                        <pic:blipFill>
                          <a:blip r:embed="rId15"/>
                          <a:stretch>
                            <a:fillRect/>
                          </a:stretch>
                        </pic:blipFill>
                        <pic:spPr>
                          <a:xfrm>
                            <a:off x="0" y="0"/>
                            <a:ext cx="5580380" cy="3355340"/>
                          </a:xfrm>
                          <a:prstGeom prst="rect">
                            <a:avLst/>
                          </a:prstGeom>
                        </pic:spPr>
                      </pic:pic>
                    </a:graphicData>
                  </a:graphic>
                </wp:inline>
              </w:drawing>
            </w:r>
          </w:p>
        </w:tc>
      </w:tr>
    </w:tbl>
    <w:p w14:paraId="2660DFE0" w14:textId="637DD792" w:rsidR="00056D58" w:rsidRDefault="005133AB" w:rsidP="005133AB">
      <w:pPr>
        <w:pStyle w:val="Legenda"/>
        <w:rPr>
          <w:noProof/>
          <w:szCs w:val="24"/>
        </w:rPr>
      </w:pPr>
      <w:bookmarkStart w:id="2" w:name="_Toc187593786"/>
      <w:r>
        <w:t xml:space="preserve">Rys. </w:t>
      </w:r>
      <w:r w:rsidR="006D760D">
        <w:fldChar w:fldCharType="begin"/>
      </w:r>
      <w:r w:rsidR="006D760D">
        <w:instrText xml:space="preserve"> STYLEREF 1 \s </w:instrText>
      </w:r>
      <w:r w:rsidR="006D760D">
        <w:fldChar w:fldCharType="separate"/>
      </w:r>
      <w:r w:rsidR="006D760D">
        <w:rPr>
          <w:noProof/>
        </w:rPr>
        <w:t>1</w:t>
      </w:r>
      <w:r w:rsidR="006D760D">
        <w:rPr>
          <w:noProof/>
        </w:rPr>
        <w:fldChar w:fldCharType="end"/>
      </w:r>
      <w:r w:rsidR="006D760D">
        <w:t>.</w:t>
      </w:r>
      <w:r w:rsidR="006D760D">
        <w:fldChar w:fldCharType="begin"/>
      </w:r>
      <w:r w:rsidR="006D760D">
        <w:instrText xml:space="preserve"> SEQ Rys. \* ARABIC \s 1 </w:instrText>
      </w:r>
      <w:r w:rsidR="006D760D">
        <w:fldChar w:fldCharType="separate"/>
      </w:r>
      <w:r w:rsidR="006D760D">
        <w:rPr>
          <w:noProof/>
        </w:rPr>
        <w:t>2</w:t>
      </w:r>
      <w:r w:rsidR="006D760D">
        <w:rPr>
          <w:noProof/>
        </w:rPr>
        <w:fldChar w:fldCharType="end"/>
      </w:r>
      <w:r>
        <w:t xml:space="preserve"> </w:t>
      </w:r>
      <w:r w:rsidRPr="00B75994">
        <w:rPr>
          <w:noProof/>
          <w:szCs w:val="24"/>
        </w:rPr>
        <w:t>Schemat blokowy dalmierza ultradźwiękowego ze sprawdzaniem temperatury otoczenia oraz czujnikiem położeń skrajnych.</w:t>
      </w:r>
      <w:bookmarkEnd w:id="2"/>
    </w:p>
    <w:p w14:paraId="223B645E" w14:textId="77777777" w:rsidR="005133AB" w:rsidRPr="005133AB" w:rsidRDefault="005133AB" w:rsidP="005133AB"/>
    <w:p w14:paraId="7A32FCD8" w14:textId="6F935769" w:rsidR="007D47E3" w:rsidRPr="00B75994" w:rsidRDefault="001F365E" w:rsidP="00B75994">
      <w:pPr>
        <w:pStyle w:val="Tekstpods"/>
        <w:spacing w:after="0" w:line="360" w:lineRule="auto"/>
        <w:ind w:firstLine="357"/>
        <w:contextualSpacing/>
        <w:rPr>
          <w:szCs w:val="24"/>
        </w:rPr>
      </w:pPr>
      <w:r w:rsidRPr="00B75994">
        <w:rPr>
          <w:szCs w:val="24"/>
        </w:rPr>
        <w:t xml:space="preserve">W programie </w:t>
      </w:r>
      <w:del w:id="3" w:author="Adam Milik" w:date="2025-01-08T19:08:00Z">
        <w:r w:rsidRPr="00B75994" w:rsidDel="008741BE">
          <w:rPr>
            <w:szCs w:val="24"/>
          </w:rPr>
          <w:delText xml:space="preserve"> </w:delText>
        </w:r>
      </w:del>
      <w:r w:rsidRPr="00B75994">
        <w:rPr>
          <w:szCs w:val="24"/>
        </w:rPr>
        <w:t>do wyświetlania wyników użyto wyświ</w:t>
      </w:r>
      <w:r w:rsidR="008741BE">
        <w:rPr>
          <w:szCs w:val="24"/>
        </w:rPr>
        <w:t>e</w:t>
      </w:r>
      <w:r w:rsidRPr="00B75994">
        <w:rPr>
          <w:szCs w:val="24"/>
        </w:rPr>
        <w:t>tlacz 7 segmentowy</w:t>
      </w:r>
      <w:r w:rsidR="005F4C24" w:rsidRPr="00B75994">
        <w:rPr>
          <w:szCs w:val="24"/>
        </w:rPr>
        <w:t xml:space="preserve"> – </w:t>
      </w:r>
      <w:r w:rsidR="00056D58" w:rsidRPr="00B75994">
        <w:rPr>
          <w:szCs w:val="24"/>
        </w:rPr>
        <w:t>w</w:t>
      </w:r>
      <w:r w:rsidR="005F4C24" w:rsidRPr="00B75994">
        <w:rPr>
          <w:szCs w:val="24"/>
        </w:rPr>
        <w:t xml:space="preserve"> przyszłości można użyć </w:t>
      </w:r>
      <w:proofErr w:type="spellStart"/>
      <w:r w:rsidR="005F4C24" w:rsidRPr="00B75994">
        <w:rPr>
          <w:szCs w:val="24"/>
        </w:rPr>
        <w:t>lcd</w:t>
      </w:r>
      <w:proofErr w:type="spellEnd"/>
      <w:r w:rsidR="005F4C24" w:rsidRPr="00B75994">
        <w:rPr>
          <w:szCs w:val="24"/>
        </w:rPr>
        <w:t xml:space="preserve">, co wpłynie na poprawę </w:t>
      </w:r>
      <w:r w:rsidR="008741BE">
        <w:rPr>
          <w:szCs w:val="24"/>
        </w:rPr>
        <w:t>liczby</w:t>
      </w:r>
      <w:r w:rsidR="008741BE" w:rsidRPr="00B75994">
        <w:rPr>
          <w:szCs w:val="24"/>
        </w:rPr>
        <w:t xml:space="preserve"> </w:t>
      </w:r>
      <w:r w:rsidR="005F4C24" w:rsidRPr="00B75994">
        <w:rPr>
          <w:szCs w:val="24"/>
        </w:rPr>
        <w:t>wyświetlanych komunikatów</w:t>
      </w:r>
      <w:r w:rsidR="005C6136" w:rsidRPr="00B75994">
        <w:rPr>
          <w:szCs w:val="24"/>
        </w:rPr>
        <w:t>. Poniżej schemat ideowy proponowanego rozwiązania.</w:t>
      </w:r>
    </w:p>
    <w:p w14:paraId="082FCF49" w14:textId="50FFC0AB" w:rsidR="004878A6" w:rsidRPr="00B75994" w:rsidRDefault="004878A6" w:rsidP="00B75994">
      <w:pPr>
        <w:pStyle w:val="Tekstpods"/>
        <w:spacing w:after="0" w:line="360" w:lineRule="auto"/>
        <w:ind w:firstLine="0"/>
        <w:contextualSpacing/>
        <w:rPr>
          <w:szCs w:val="24"/>
        </w:rPr>
      </w:pPr>
    </w:p>
    <w:tbl>
      <w:tblPr>
        <w:tblStyle w:val="Tabela-Siatka"/>
        <w:tblW w:w="0" w:type="auto"/>
        <w:tblLook w:val="04A0" w:firstRow="1" w:lastRow="0" w:firstColumn="1" w:lastColumn="0" w:noHBand="0" w:noVBand="1"/>
      </w:tblPr>
      <w:tblGrid>
        <w:gridCol w:w="8778"/>
      </w:tblGrid>
      <w:tr w:rsidR="006D7A8C" w:rsidRPr="00B75994" w14:paraId="6148F20F" w14:textId="77777777" w:rsidTr="006D7A8C">
        <w:tc>
          <w:tcPr>
            <w:tcW w:w="8778" w:type="dxa"/>
          </w:tcPr>
          <w:p w14:paraId="3AB8DED2" w14:textId="0CA2E4C1" w:rsidR="006D7A8C" w:rsidRPr="00B75994" w:rsidRDefault="006D7A8C" w:rsidP="00B75994">
            <w:pPr>
              <w:pStyle w:val="Tekstpods"/>
              <w:spacing w:after="0" w:line="360" w:lineRule="auto"/>
              <w:ind w:firstLine="0"/>
              <w:contextualSpacing/>
              <w:rPr>
                <w:szCs w:val="24"/>
              </w:rPr>
            </w:pPr>
            <w:r w:rsidRPr="00B75994">
              <w:rPr>
                <w:noProof/>
                <w:szCs w:val="24"/>
              </w:rPr>
              <w:drawing>
                <wp:inline distT="0" distB="0" distL="0" distR="0" wp14:anchorId="602E70BD" wp14:editId="70A7FE70">
                  <wp:extent cx="5580380" cy="2235200"/>
                  <wp:effectExtent l="0" t="0" r="1270" b="0"/>
                  <wp:docPr id="375303194" name="Obraz 1" descr="Obraz zawierający tekst, zrzut ekranu, elektronika, maszy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3194" name="Obraz 1" descr="Obraz zawierający tekst, zrzut ekranu, elektronika, maszyna&#10;&#10;Opis wygenerowany automatycznie"/>
                          <pic:cNvPicPr/>
                        </pic:nvPicPr>
                        <pic:blipFill>
                          <a:blip r:embed="rId16"/>
                          <a:stretch>
                            <a:fillRect/>
                          </a:stretch>
                        </pic:blipFill>
                        <pic:spPr>
                          <a:xfrm>
                            <a:off x="0" y="0"/>
                            <a:ext cx="5580380" cy="2235200"/>
                          </a:xfrm>
                          <a:prstGeom prst="rect">
                            <a:avLst/>
                          </a:prstGeom>
                        </pic:spPr>
                      </pic:pic>
                    </a:graphicData>
                  </a:graphic>
                </wp:inline>
              </w:drawing>
            </w:r>
          </w:p>
        </w:tc>
      </w:tr>
    </w:tbl>
    <w:p w14:paraId="497AB313" w14:textId="209C773C" w:rsidR="004878A6" w:rsidRPr="00B75994" w:rsidRDefault="005133AB" w:rsidP="005133AB">
      <w:pPr>
        <w:pStyle w:val="Legenda"/>
        <w:rPr>
          <w:szCs w:val="24"/>
        </w:rPr>
      </w:pPr>
      <w:bookmarkStart w:id="4" w:name="_Toc187593787"/>
      <w:r>
        <w:t xml:space="preserve">Rys. </w:t>
      </w:r>
      <w:r w:rsidR="006D760D">
        <w:fldChar w:fldCharType="begin"/>
      </w:r>
      <w:r w:rsidR="006D760D">
        <w:instrText xml:space="preserve"> STYLEREF 1 \s </w:instrText>
      </w:r>
      <w:r w:rsidR="006D760D">
        <w:fldChar w:fldCharType="separate"/>
      </w:r>
      <w:r w:rsidR="006D760D">
        <w:rPr>
          <w:noProof/>
        </w:rPr>
        <w:t>1</w:t>
      </w:r>
      <w:r w:rsidR="006D760D">
        <w:rPr>
          <w:noProof/>
        </w:rPr>
        <w:fldChar w:fldCharType="end"/>
      </w:r>
      <w:r w:rsidR="006D760D">
        <w:t>.</w:t>
      </w:r>
      <w:r w:rsidR="006D760D">
        <w:fldChar w:fldCharType="begin"/>
      </w:r>
      <w:r w:rsidR="006D760D">
        <w:instrText xml:space="preserve"> SEQ Rys. \* ARABIC \s 1 </w:instrText>
      </w:r>
      <w:r w:rsidR="006D760D">
        <w:fldChar w:fldCharType="separate"/>
      </w:r>
      <w:r w:rsidR="006D760D">
        <w:rPr>
          <w:noProof/>
        </w:rPr>
        <w:t>3</w:t>
      </w:r>
      <w:r w:rsidR="006D760D">
        <w:rPr>
          <w:noProof/>
        </w:rPr>
        <w:fldChar w:fldCharType="end"/>
      </w:r>
      <w:r>
        <w:t xml:space="preserve"> </w:t>
      </w:r>
      <w:r w:rsidRPr="00B75994">
        <w:rPr>
          <w:szCs w:val="24"/>
        </w:rPr>
        <w:t xml:space="preserve">Widok poglądowy na płytkę rozwojową </w:t>
      </w:r>
      <w:proofErr w:type="spellStart"/>
      <w:r w:rsidRPr="00B75994">
        <w:rPr>
          <w:szCs w:val="24"/>
        </w:rPr>
        <w:t>CycloneIV</w:t>
      </w:r>
      <w:proofErr w:type="spellEnd"/>
      <w:r w:rsidRPr="00B75994">
        <w:rPr>
          <w:szCs w:val="24"/>
        </w:rPr>
        <w:t xml:space="preserve"> z dalmierzem ultradźwiękowym na serwomotorze.</w:t>
      </w:r>
      <w:bookmarkEnd w:id="4"/>
    </w:p>
    <w:p w14:paraId="3327BCDF" w14:textId="77777777" w:rsidR="00C01925" w:rsidRPr="00B75994" w:rsidRDefault="00C01925" w:rsidP="00B75994">
      <w:pPr>
        <w:pStyle w:val="Tekstpods"/>
        <w:spacing w:after="0" w:line="360" w:lineRule="auto"/>
        <w:ind w:firstLine="0"/>
        <w:contextualSpacing/>
        <w:rPr>
          <w:szCs w:val="24"/>
        </w:rPr>
      </w:pPr>
    </w:p>
    <w:p w14:paraId="6890B1BC" w14:textId="2FA7E3FD" w:rsidR="00C01925" w:rsidRPr="00B75994" w:rsidRDefault="00C01925" w:rsidP="00B75994">
      <w:pPr>
        <w:pStyle w:val="Tekstpods"/>
        <w:spacing w:after="0" w:line="360" w:lineRule="auto"/>
        <w:contextualSpacing/>
        <w:rPr>
          <w:szCs w:val="24"/>
        </w:rPr>
      </w:pPr>
      <w:r w:rsidRPr="00B75994">
        <w:rPr>
          <w:szCs w:val="24"/>
        </w:rPr>
        <w:t>Dalmierz ultradźwiękowy, w omawianym układzie, składa się z czujnika HC-SR04, zamontowanego na obracającym się serwomechanizmie SG90, co umożliwia pomiar odległości w zakresie 180 stopni. Serwo SG90 obraca sensor w zadanym zakresie kątowym, a czujnik HC-SR04 wysyła impulsy ultradźwiękowe i odbiera echo odbite od przeszkód w otoczeniu. Na podstawie czasu powrotu sygnału obliczana jest odległość do przeszkody.</w:t>
      </w:r>
    </w:p>
    <w:p w14:paraId="2E2BE645" w14:textId="1D7B3920" w:rsidR="002C4948" w:rsidRPr="00B75994" w:rsidRDefault="002C4948" w:rsidP="00B75994">
      <w:pPr>
        <w:pStyle w:val="Tekstpods"/>
        <w:spacing w:after="0" w:line="360" w:lineRule="auto"/>
        <w:contextualSpacing/>
        <w:rPr>
          <w:szCs w:val="24"/>
        </w:rPr>
      </w:pPr>
    </w:p>
    <w:tbl>
      <w:tblPr>
        <w:tblStyle w:val="Tabela-Siatka"/>
        <w:tblW w:w="0" w:type="auto"/>
        <w:tblLook w:val="04A0" w:firstRow="1" w:lastRow="0" w:firstColumn="1" w:lastColumn="0" w:noHBand="0" w:noVBand="1"/>
      </w:tblPr>
      <w:tblGrid>
        <w:gridCol w:w="8778"/>
      </w:tblGrid>
      <w:tr w:rsidR="006D7A8C" w:rsidRPr="00B75994" w14:paraId="2EB9293F" w14:textId="77777777" w:rsidTr="006D7A8C">
        <w:tc>
          <w:tcPr>
            <w:tcW w:w="8778" w:type="dxa"/>
          </w:tcPr>
          <w:p w14:paraId="48097ACF" w14:textId="707186CF" w:rsidR="006D7A8C" w:rsidRPr="00B75994" w:rsidRDefault="005615BC" w:rsidP="00126423">
            <w:pPr>
              <w:pStyle w:val="Tekstpods"/>
              <w:spacing w:after="0" w:line="360" w:lineRule="auto"/>
              <w:ind w:firstLine="0"/>
              <w:contextualSpacing/>
              <w:jc w:val="center"/>
              <w:rPr>
                <w:szCs w:val="24"/>
              </w:rPr>
            </w:pPr>
            <w:r w:rsidRPr="005615BC">
              <w:rPr>
                <w:noProof/>
                <w:szCs w:val="24"/>
              </w:rPr>
              <w:drawing>
                <wp:inline distT="0" distB="0" distL="0" distR="0" wp14:anchorId="4E4D9B80" wp14:editId="12535159">
                  <wp:extent cx="5106113" cy="2896004"/>
                  <wp:effectExtent l="0" t="0" r="0" b="0"/>
                  <wp:docPr id="14069824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82431" name=""/>
                          <pic:cNvPicPr/>
                        </pic:nvPicPr>
                        <pic:blipFill>
                          <a:blip r:embed="rId17"/>
                          <a:stretch>
                            <a:fillRect/>
                          </a:stretch>
                        </pic:blipFill>
                        <pic:spPr>
                          <a:xfrm>
                            <a:off x="0" y="0"/>
                            <a:ext cx="5106113" cy="2896004"/>
                          </a:xfrm>
                          <a:prstGeom prst="rect">
                            <a:avLst/>
                          </a:prstGeom>
                        </pic:spPr>
                      </pic:pic>
                    </a:graphicData>
                  </a:graphic>
                </wp:inline>
              </w:drawing>
            </w:r>
          </w:p>
        </w:tc>
      </w:tr>
    </w:tbl>
    <w:p w14:paraId="4809E26A" w14:textId="336EF993" w:rsidR="006D7A8C" w:rsidRDefault="005133AB" w:rsidP="005133AB">
      <w:pPr>
        <w:pStyle w:val="Legenda"/>
      </w:pPr>
      <w:bookmarkStart w:id="5" w:name="_Toc187593788"/>
      <w:r>
        <w:t xml:space="preserve">Rys. </w:t>
      </w:r>
      <w:r w:rsidR="006D760D">
        <w:fldChar w:fldCharType="begin"/>
      </w:r>
      <w:r w:rsidR="006D760D">
        <w:instrText xml:space="preserve"> STYLEREF 1 \s </w:instrText>
      </w:r>
      <w:r w:rsidR="006D760D">
        <w:fldChar w:fldCharType="separate"/>
      </w:r>
      <w:r w:rsidR="006D760D">
        <w:rPr>
          <w:noProof/>
        </w:rPr>
        <w:t>1</w:t>
      </w:r>
      <w:r w:rsidR="006D760D">
        <w:rPr>
          <w:noProof/>
        </w:rPr>
        <w:fldChar w:fldCharType="end"/>
      </w:r>
      <w:r w:rsidR="006D760D">
        <w:t>.</w:t>
      </w:r>
      <w:r w:rsidR="006D760D">
        <w:fldChar w:fldCharType="begin"/>
      </w:r>
      <w:r w:rsidR="006D760D">
        <w:instrText xml:space="preserve"> SEQ Rys. \* ARABIC \s 1 </w:instrText>
      </w:r>
      <w:r w:rsidR="006D760D">
        <w:fldChar w:fldCharType="separate"/>
      </w:r>
      <w:r w:rsidR="006D760D">
        <w:rPr>
          <w:noProof/>
        </w:rPr>
        <w:t>4</w:t>
      </w:r>
      <w:r w:rsidR="006D760D">
        <w:rPr>
          <w:noProof/>
        </w:rPr>
        <w:fldChar w:fldCharType="end"/>
      </w:r>
      <w:r>
        <w:t xml:space="preserve"> </w:t>
      </w:r>
      <w:r w:rsidRPr="008545DD">
        <w:t>Odbicie sygnału dźwiękowego od przeszkody, na podstawie czasu pomiędzy wysłaniem i odbiciem sygnału wyznaczony zostaje dystans pomiędzy nimi.</w:t>
      </w:r>
      <w:bookmarkEnd w:id="5"/>
    </w:p>
    <w:p w14:paraId="5001DE73" w14:textId="77777777" w:rsidR="005133AB" w:rsidRPr="005133AB" w:rsidRDefault="005133AB" w:rsidP="005133AB"/>
    <w:p w14:paraId="11FF7ADA" w14:textId="004FC4CB" w:rsidR="00C01925" w:rsidRPr="00B75994" w:rsidRDefault="00C01925" w:rsidP="00B75994">
      <w:pPr>
        <w:pStyle w:val="Tekstpods"/>
        <w:spacing w:after="0" w:line="360" w:lineRule="auto"/>
        <w:contextualSpacing/>
        <w:rPr>
          <w:szCs w:val="24"/>
        </w:rPr>
      </w:pPr>
      <w:r w:rsidRPr="00B75994">
        <w:rPr>
          <w:szCs w:val="24"/>
        </w:rPr>
        <w:t>Podczas działania, serwo</w:t>
      </w:r>
      <w:r w:rsidR="003E71E1" w:rsidRPr="00B75994">
        <w:rPr>
          <w:szCs w:val="24"/>
        </w:rPr>
        <w:t>mechanizm</w:t>
      </w:r>
      <w:r w:rsidRPr="00B75994">
        <w:rPr>
          <w:szCs w:val="24"/>
        </w:rPr>
        <w:t xml:space="preserve"> przemieszcza czujnik w kolejnych pozycjach kątowych, a w każdym z nich wykonywany jest pomiar odległości. Dane są następnie </w:t>
      </w:r>
      <w:r w:rsidRPr="00B75994">
        <w:rPr>
          <w:szCs w:val="24"/>
        </w:rPr>
        <w:lastRenderedPageBreak/>
        <w:t xml:space="preserve">zapisywane i używane do tworzenia mapy otoczenia </w:t>
      </w:r>
      <w:r w:rsidR="003E71E1" w:rsidRPr="00B75994">
        <w:rPr>
          <w:szCs w:val="24"/>
        </w:rPr>
        <w:t>oraz</w:t>
      </w:r>
      <w:r w:rsidRPr="00B75994">
        <w:rPr>
          <w:szCs w:val="24"/>
        </w:rPr>
        <w:t xml:space="preserve"> </w:t>
      </w:r>
      <w:r w:rsidR="00024E47" w:rsidRPr="00B75994">
        <w:rPr>
          <w:szCs w:val="24"/>
        </w:rPr>
        <w:t>przetwarzane w celu orientacji robota w przestrzeni</w:t>
      </w:r>
      <w:r w:rsidRPr="00B75994">
        <w:rPr>
          <w:szCs w:val="24"/>
        </w:rPr>
        <w:t>.</w:t>
      </w:r>
    </w:p>
    <w:p w14:paraId="35525399" w14:textId="20777E0D" w:rsidR="006D7A8C" w:rsidRPr="00B75994" w:rsidRDefault="006D7A8C" w:rsidP="00B75994">
      <w:pPr>
        <w:pStyle w:val="Tekstpods"/>
        <w:spacing w:after="0" w:line="360" w:lineRule="auto"/>
        <w:ind w:firstLine="0"/>
        <w:contextualSpacing/>
        <w:rPr>
          <w:szCs w:val="24"/>
        </w:rPr>
      </w:pPr>
    </w:p>
    <w:tbl>
      <w:tblPr>
        <w:tblStyle w:val="Tabela-Siatka"/>
        <w:tblW w:w="0" w:type="auto"/>
        <w:tblLook w:val="04A0" w:firstRow="1" w:lastRow="0" w:firstColumn="1" w:lastColumn="0" w:noHBand="0" w:noVBand="1"/>
      </w:tblPr>
      <w:tblGrid>
        <w:gridCol w:w="8778"/>
      </w:tblGrid>
      <w:tr w:rsidR="006D7A8C" w:rsidRPr="00B75994" w14:paraId="37A4EEEE" w14:textId="77777777" w:rsidTr="006D7A8C">
        <w:tc>
          <w:tcPr>
            <w:tcW w:w="8778" w:type="dxa"/>
          </w:tcPr>
          <w:p w14:paraId="55F874C8" w14:textId="0CA152BD" w:rsidR="006D7A8C" w:rsidRPr="00B75994" w:rsidRDefault="006D7A8C" w:rsidP="00B75994">
            <w:pPr>
              <w:pStyle w:val="Tekstpods"/>
              <w:spacing w:after="0" w:line="360" w:lineRule="auto"/>
              <w:ind w:firstLine="0"/>
              <w:contextualSpacing/>
              <w:rPr>
                <w:szCs w:val="24"/>
              </w:rPr>
            </w:pPr>
            <w:r w:rsidRPr="00B75994">
              <w:rPr>
                <w:noProof/>
                <w:szCs w:val="24"/>
              </w:rPr>
              <w:drawing>
                <wp:inline distT="0" distB="0" distL="0" distR="0" wp14:anchorId="23EFD1C9" wp14:editId="424FDD8B">
                  <wp:extent cx="5580380" cy="4203065"/>
                  <wp:effectExtent l="0" t="0" r="1270" b="6985"/>
                  <wp:docPr id="1448755146" name="Obraz 1" descr="Obraz zawierający diagram, linia,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55146" name="Obraz 1" descr="Obraz zawierający diagram, linia, zrzut ekranu, tekst&#10;&#10;Opis wygenerowany automatycznie"/>
                          <pic:cNvPicPr/>
                        </pic:nvPicPr>
                        <pic:blipFill>
                          <a:blip r:embed="rId18"/>
                          <a:stretch>
                            <a:fillRect/>
                          </a:stretch>
                        </pic:blipFill>
                        <pic:spPr>
                          <a:xfrm>
                            <a:off x="0" y="0"/>
                            <a:ext cx="5580380" cy="4203065"/>
                          </a:xfrm>
                          <a:prstGeom prst="rect">
                            <a:avLst/>
                          </a:prstGeom>
                        </pic:spPr>
                      </pic:pic>
                    </a:graphicData>
                  </a:graphic>
                </wp:inline>
              </w:drawing>
            </w:r>
          </w:p>
        </w:tc>
      </w:tr>
    </w:tbl>
    <w:p w14:paraId="68134EE7" w14:textId="4297B236" w:rsidR="00BF568D" w:rsidRDefault="005133AB" w:rsidP="005133AB">
      <w:pPr>
        <w:pStyle w:val="Legenda"/>
        <w:rPr>
          <w:szCs w:val="24"/>
        </w:rPr>
      </w:pPr>
      <w:bookmarkStart w:id="6" w:name="_Toc187593789"/>
      <w:r>
        <w:t xml:space="preserve">Rys. </w:t>
      </w:r>
      <w:r w:rsidR="006D760D">
        <w:fldChar w:fldCharType="begin"/>
      </w:r>
      <w:r w:rsidR="006D760D">
        <w:instrText xml:space="preserve"> STYLEREF 1 \s </w:instrText>
      </w:r>
      <w:r w:rsidR="006D760D">
        <w:fldChar w:fldCharType="separate"/>
      </w:r>
      <w:r w:rsidR="006D760D">
        <w:rPr>
          <w:noProof/>
        </w:rPr>
        <w:t>1</w:t>
      </w:r>
      <w:r w:rsidR="006D760D">
        <w:rPr>
          <w:noProof/>
        </w:rPr>
        <w:fldChar w:fldCharType="end"/>
      </w:r>
      <w:r w:rsidR="006D760D">
        <w:t>.</w:t>
      </w:r>
      <w:r w:rsidR="006D760D">
        <w:fldChar w:fldCharType="begin"/>
      </w:r>
      <w:r w:rsidR="006D760D">
        <w:instrText xml:space="preserve"> SEQ Rys. \* ARABIC \s 1 </w:instrText>
      </w:r>
      <w:r w:rsidR="006D760D">
        <w:fldChar w:fldCharType="separate"/>
      </w:r>
      <w:r w:rsidR="006D760D">
        <w:rPr>
          <w:noProof/>
        </w:rPr>
        <w:t>5</w:t>
      </w:r>
      <w:r w:rsidR="006D760D">
        <w:rPr>
          <w:noProof/>
        </w:rPr>
        <w:fldChar w:fldCharType="end"/>
      </w:r>
      <w:r>
        <w:t xml:space="preserve"> </w:t>
      </w:r>
      <w:r w:rsidRPr="00B75994">
        <w:rPr>
          <w:szCs w:val="24"/>
        </w:rPr>
        <w:t>Zakres prowadzonych pomiarów przez dalmierz ultradźwiękowy</w:t>
      </w:r>
      <w:bookmarkEnd w:id="6"/>
    </w:p>
    <w:p w14:paraId="447A6E54" w14:textId="77777777" w:rsidR="005133AB" w:rsidRPr="005133AB" w:rsidRDefault="005133AB" w:rsidP="005133AB"/>
    <w:p w14:paraId="47257241" w14:textId="1569C813" w:rsidR="00D71EF5" w:rsidRPr="00B75994" w:rsidRDefault="00D71EF5" w:rsidP="00B75994">
      <w:pPr>
        <w:pStyle w:val="Tekstpods"/>
        <w:spacing w:after="0" w:line="360" w:lineRule="auto"/>
        <w:contextualSpacing/>
        <w:rPr>
          <w:szCs w:val="24"/>
        </w:rPr>
      </w:pPr>
      <w:r w:rsidRPr="00B75994">
        <w:rPr>
          <w:szCs w:val="24"/>
        </w:rPr>
        <w:t xml:space="preserve">W celu precyzyjnej kontroli ruchu serwomechanizmu i uzyskania pełnego zakresu 180 stopni, konieczne jest monitorowanie faktycznego położenia </w:t>
      </w:r>
      <w:proofErr w:type="spellStart"/>
      <w:r w:rsidRPr="00B75994">
        <w:rPr>
          <w:szCs w:val="24"/>
        </w:rPr>
        <w:t>serwa</w:t>
      </w:r>
      <w:proofErr w:type="spellEnd"/>
      <w:r w:rsidRPr="00B75994">
        <w:rPr>
          <w:szCs w:val="24"/>
        </w:rPr>
        <w:t>. Serw</w:t>
      </w:r>
      <w:r w:rsidR="008741BE">
        <w:rPr>
          <w:szCs w:val="24"/>
        </w:rPr>
        <w:t>omechanizm</w:t>
      </w:r>
      <w:r w:rsidRPr="00B75994">
        <w:rPr>
          <w:szCs w:val="24"/>
        </w:rPr>
        <w:t xml:space="preserve"> taki jak SG90 wykorzystują sygnał PWM do określenia </w:t>
      </w:r>
      <w:r w:rsidR="008741BE">
        <w:rPr>
          <w:szCs w:val="24"/>
        </w:rPr>
        <w:t>oczekiwanego położenia</w:t>
      </w:r>
      <w:ins w:id="7" w:author="Adam Milik" w:date="2025-01-08T19:15:00Z">
        <w:r w:rsidR="008741BE">
          <w:rPr>
            <w:szCs w:val="24"/>
          </w:rPr>
          <w:t>.</w:t>
        </w:r>
      </w:ins>
      <w:r w:rsidRPr="00B75994">
        <w:rPr>
          <w:szCs w:val="24"/>
        </w:rPr>
        <w:t xml:space="preserve"> </w:t>
      </w:r>
      <w:r w:rsidR="008741BE">
        <w:rPr>
          <w:szCs w:val="24"/>
        </w:rPr>
        <w:t xml:space="preserve">Układ </w:t>
      </w:r>
      <w:proofErr w:type="spellStart"/>
      <w:r w:rsidR="008741BE">
        <w:rPr>
          <w:szCs w:val="24"/>
        </w:rPr>
        <w:t>mnechaniczny</w:t>
      </w:r>
      <w:proofErr w:type="spellEnd"/>
      <w:r w:rsidRPr="00B75994">
        <w:rPr>
          <w:szCs w:val="24"/>
        </w:rPr>
        <w:t xml:space="preserve"> </w:t>
      </w:r>
      <w:r w:rsidR="008741BE">
        <w:rPr>
          <w:szCs w:val="24"/>
        </w:rPr>
        <w:t xml:space="preserve">złożony z silnika prądu stałego oraz przekładni wymaga pewnego </w:t>
      </w:r>
      <w:r w:rsidR="00E356B9">
        <w:rPr>
          <w:szCs w:val="24"/>
        </w:rPr>
        <w:t>czasu,</w:t>
      </w:r>
      <w:r w:rsidR="008741BE">
        <w:rPr>
          <w:szCs w:val="24"/>
        </w:rPr>
        <w:t xml:space="preserve"> aby osiągnąć zadaną pozycję</w:t>
      </w:r>
      <w:r w:rsidRPr="00B75994">
        <w:rPr>
          <w:szCs w:val="24"/>
        </w:rPr>
        <w:t>.</w:t>
      </w:r>
      <w:r w:rsidR="008741BE">
        <w:rPr>
          <w:szCs w:val="24"/>
        </w:rPr>
        <w:t xml:space="preserve"> Na dokładność pozycjonowania wpływa również układ potencjometru służący do określenia położenia wału jak i własności układu sterowania a szczególnie błędy wnoszone przez układ porównania położenia zadanego i bieżącego.</w:t>
      </w:r>
    </w:p>
    <w:p w14:paraId="029CF219" w14:textId="12A5BAB1" w:rsidR="00D71EF5" w:rsidRPr="00B75994" w:rsidRDefault="00D71EF5" w:rsidP="00B75994">
      <w:pPr>
        <w:pStyle w:val="Tekstpods"/>
        <w:spacing w:after="0" w:line="360" w:lineRule="auto"/>
        <w:contextualSpacing/>
        <w:rPr>
          <w:szCs w:val="24"/>
        </w:rPr>
      </w:pPr>
      <w:r w:rsidRPr="00B75994">
        <w:rPr>
          <w:szCs w:val="24"/>
        </w:rPr>
        <w:t xml:space="preserve">Podczas ruchu </w:t>
      </w:r>
      <w:r w:rsidR="00D92CB7" w:rsidRPr="00B75994">
        <w:rPr>
          <w:szCs w:val="24"/>
        </w:rPr>
        <w:t>mechanizmu</w:t>
      </w:r>
      <w:r w:rsidRPr="00B75994">
        <w:rPr>
          <w:szCs w:val="24"/>
        </w:rPr>
        <w:t xml:space="preserve">, </w:t>
      </w:r>
      <w:r w:rsidR="00D87DE4" w:rsidRPr="00B75994">
        <w:rPr>
          <w:szCs w:val="24"/>
        </w:rPr>
        <w:t xml:space="preserve">może dojść do </w:t>
      </w:r>
      <w:r w:rsidR="00BC1392" w:rsidRPr="00B75994">
        <w:rPr>
          <w:szCs w:val="24"/>
        </w:rPr>
        <w:t xml:space="preserve">błędów obliczeń związanych z niedokładnym ruchem mechanizmu. Opóźnienie jakie wynika z czasu wysyłania sygnału może doprowadzić do niepełnego lub niedokładnego </w:t>
      </w:r>
      <w:r w:rsidR="00D744A8" w:rsidRPr="00B75994">
        <w:rPr>
          <w:szCs w:val="24"/>
        </w:rPr>
        <w:t xml:space="preserve">ustawienia układu pomiarowego, co skutkuje trudnością w otrzymaniu odpowiedniego konta </w:t>
      </w:r>
      <w:r w:rsidR="006317C8" w:rsidRPr="00B75994">
        <w:rPr>
          <w:szCs w:val="24"/>
        </w:rPr>
        <w:t xml:space="preserve">obserwacji. </w:t>
      </w:r>
      <w:r w:rsidR="00E46636" w:rsidRPr="00B75994">
        <w:rPr>
          <w:szCs w:val="24"/>
        </w:rPr>
        <w:t>Szczególnie</w:t>
      </w:r>
      <w:r w:rsidR="006317C8" w:rsidRPr="00B75994">
        <w:rPr>
          <w:szCs w:val="24"/>
        </w:rPr>
        <w:t xml:space="preserve"> jest to widoczne w położeniach skrajnych (0 stopni oraz 180 stopni)</w:t>
      </w:r>
      <w:r w:rsidR="00E46636" w:rsidRPr="00B75994">
        <w:rPr>
          <w:szCs w:val="24"/>
        </w:rPr>
        <w:t xml:space="preserve">. Aby temu zapobiec konieczne jest </w:t>
      </w:r>
      <w:r w:rsidR="006041CB" w:rsidRPr="00B75994">
        <w:rPr>
          <w:szCs w:val="24"/>
        </w:rPr>
        <w:t>sprawdzanie położenia serwomechanizmu w czasie rzeczywistym</w:t>
      </w:r>
      <w:r w:rsidR="00EF1C5C" w:rsidRPr="00B75994">
        <w:rPr>
          <w:szCs w:val="24"/>
        </w:rPr>
        <w:t>.</w:t>
      </w:r>
    </w:p>
    <w:p w14:paraId="5A004B53" w14:textId="2404B02A" w:rsidR="00D71EF5" w:rsidRPr="00B75994" w:rsidRDefault="00D71EF5" w:rsidP="00B75994">
      <w:pPr>
        <w:pStyle w:val="Tekstpods"/>
        <w:spacing w:after="0" w:line="360" w:lineRule="auto"/>
        <w:contextualSpacing/>
        <w:rPr>
          <w:szCs w:val="24"/>
        </w:rPr>
      </w:pPr>
      <w:r w:rsidRPr="00B75994">
        <w:rPr>
          <w:szCs w:val="24"/>
        </w:rPr>
        <w:lastRenderedPageBreak/>
        <w:t>Rozwiązaniem tego problemu jest zastosowanie czujnika położenia, który pozwala dokładnie odczytać rzeczywisty kąt</w:t>
      </w:r>
      <w:r w:rsidR="008741BE">
        <w:rPr>
          <w:szCs w:val="24"/>
        </w:rPr>
        <w:t xml:space="preserve"> położenia wałka serwomechanizmu</w:t>
      </w:r>
      <w:r w:rsidRPr="00B75994">
        <w:rPr>
          <w:szCs w:val="24"/>
        </w:rPr>
        <w:t>. Dzięki temu możliwa jest synchronizacja pomiarów HC-SR04 z faktyczną pozycją sensora, co zapewnia:</w:t>
      </w:r>
    </w:p>
    <w:p w14:paraId="5856895E" w14:textId="248E0B21" w:rsidR="00D71EF5" w:rsidRPr="00B75994" w:rsidRDefault="00056D58" w:rsidP="00B75994">
      <w:pPr>
        <w:pStyle w:val="Tekstpods"/>
        <w:numPr>
          <w:ilvl w:val="0"/>
          <w:numId w:val="46"/>
        </w:numPr>
        <w:spacing w:after="0" w:line="360" w:lineRule="auto"/>
        <w:contextualSpacing/>
        <w:rPr>
          <w:szCs w:val="24"/>
        </w:rPr>
      </w:pPr>
      <w:r w:rsidRPr="00B75994">
        <w:rPr>
          <w:b/>
          <w:bCs/>
          <w:szCs w:val="24"/>
        </w:rPr>
        <w:t>p</w:t>
      </w:r>
      <w:r w:rsidR="00D71EF5" w:rsidRPr="00B75994">
        <w:rPr>
          <w:b/>
          <w:bCs/>
          <w:szCs w:val="24"/>
        </w:rPr>
        <w:t>ełny zakres obrotu</w:t>
      </w:r>
      <w:r w:rsidR="00D71EF5" w:rsidRPr="00B75994">
        <w:rPr>
          <w:szCs w:val="24"/>
        </w:rPr>
        <w:t xml:space="preserve"> — umożliwiający pokrycie całego pola 180 stopni</w:t>
      </w:r>
      <w:r w:rsidR="00907643">
        <w:rPr>
          <w:szCs w:val="24"/>
        </w:rPr>
        <w:t>.</w:t>
      </w:r>
    </w:p>
    <w:p w14:paraId="0AE0C04E" w14:textId="59431184" w:rsidR="00D71EF5" w:rsidRPr="00B75994" w:rsidRDefault="00056D58" w:rsidP="00B75994">
      <w:pPr>
        <w:pStyle w:val="Tekstpods"/>
        <w:numPr>
          <w:ilvl w:val="0"/>
          <w:numId w:val="46"/>
        </w:numPr>
        <w:spacing w:after="0" w:line="360" w:lineRule="auto"/>
        <w:contextualSpacing/>
        <w:rPr>
          <w:szCs w:val="24"/>
        </w:rPr>
      </w:pPr>
      <w:r w:rsidRPr="00B75994">
        <w:rPr>
          <w:b/>
          <w:bCs/>
          <w:szCs w:val="24"/>
        </w:rPr>
        <w:t>p</w:t>
      </w:r>
      <w:r w:rsidR="00D71EF5" w:rsidRPr="00B75994">
        <w:rPr>
          <w:b/>
          <w:bCs/>
          <w:szCs w:val="24"/>
        </w:rPr>
        <w:t xml:space="preserve">oprawę precyzji </w:t>
      </w:r>
      <w:r w:rsidR="008741BE">
        <w:rPr>
          <w:b/>
          <w:bCs/>
          <w:szCs w:val="24"/>
        </w:rPr>
        <w:t>odwzoro</w:t>
      </w:r>
      <w:r w:rsidR="008741BE" w:rsidRPr="00B75994">
        <w:rPr>
          <w:b/>
          <w:bCs/>
          <w:szCs w:val="24"/>
        </w:rPr>
        <w:t>wania</w:t>
      </w:r>
      <w:r w:rsidR="008741BE" w:rsidRPr="00B75994">
        <w:rPr>
          <w:szCs w:val="24"/>
        </w:rPr>
        <w:t xml:space="preserve"> </w:t>
      </w:r>
      <w:r w:rsidR="00D71EF5" w:rsidRPr="00B75994">
        <w:rPr>
          <w:szCs w:val="24"/>
        </w:rPr>
        <w:t>— pomiary są wykonywane dokładnie w przewidzianych pozycjach kątowych</w:t>
      </w:r>
      <w:r w:rsidR="00907643">
        <w:rPr>
          <w:szCs w:val="24"/>
        </w:rPr>
        <w:t>.</w:t>
      </w:r>
    </w:p>
    <w:p w14:paraId="6B3E2C0D" w14:textId="1ACA00F2" w:rsidR="00D71EF5" w:rsidRPr="00B75994" w:rsidRDefault="00056D58" w:rsidP="00B75994">
      <w:pPr>
        <w:pStyle w:val="Tekstpods"/>
        <w:numPr>
          <w:ilvl w:val="0"/>
          <w:numId w:val="46"/>
        </w:numPr>
        <w:spacing w:after="0" w:line="360" w:lineRule="auto"/>
        <w:contextualSpacing/>
        <w:rPr>
          <w:szCs w:val="24"/>
        </w:rPr>
      </w:pPr>
      <w:r w:rsidRPr="00B75994">
        <w:rPr>
          <w:b/>
          <w:bCs/>
          <w:szCs w:val="24"/>
        </w:rPr>
        <w:t>r</w:t>
      </w:r>
      <w:r w:rsidR="00D71EF5" w:rsidRPr="00B75994">
        <w:rPr>
          <w:b/>
          <w:bCs/>
          <w:szCs w:val="24"/>
        </w:rPr>
        <w:t>edukcję błędów czasowych</w:t>
      </w:r>
      <w:r w:rsidR="00D71EF5" w:rsidRPr="00B75994">
        <w:rPr>
          <w:szCs w:val="24"/>
        </w:rPr>
        <w:t xml:space="preserve"> — eliminuje problem nieodpowiedniego ustawienia sensora podczas wysyłania sygnałów ultradźwiękowych.</w:t>
      </w:r>
    </w:p>
    <w:p w14:paraId="1F72F646" w14:textId="32EA2B4F" w:rsidR="00EB5975" w:rsidRDefault="00D71EF5" w:rsidP="00B75994">
      <w:pPr>
        <w:pStyle w:val="Tekstpods"/>
        <w:spacing w:after="0" w:line="360" w:lineRule="auto"/>
        <w:contextualSpacing/>
        <w:rPr>
          <w:szCs w:val="24"/>
        </w:rPr>
      </w:pPr>
      <w:r w:rsidRPr="00B75994">
        <w:rPr>
          <w:szCs w:val="24"/>
        </w:rPr>
        <w:t xml:space="preserve">Czujnik położenia może być realizowany na kilka sposobów, </w:t>
      </w:r>
      <w:r w:rsidR="006F6503" w:rsidRPr="00B75994">
        <w:rPr>
          <w:szCs w:val="24"/>
        </w:rPr>
        <w:t>jednym z nich j</w:t>
      </w:r>
      <w:r w:rsidR="004E2988" w:rsidRPr="00B75994">
        <w:rPr>
          <w:szCs w:val="24"/>
        </w:rPr>
        <w:t>e</w:t>
      </w:r>
      <w:r w:rsidR="006F6503" w:rsidRPr="00B75994">
        <w:rPr>
          <w:szCs w:val="24"/>
        </w:rPr>
        <w:t xml:space="preserve">st zastosowanie magnetycznego czujnika zbliżeniowego </w:t>
      </w:r>
      <w:r w:rsidR="00036921" w:rsidRPr="00B75994">
        <w:rPr>
          <w:szCs w:val="24"/>
        </w:rPr>
        <w:t>w celu ustalenia pozycji skrajnych układu pomiarowego.</w:t>
      </w:r>
    </w:p>
    <w:p w14:paraId="5C8C4FFD" w14:textId="7B8C42FA" w:rsidR="008741BE" w:rsidRDefault="008741BE" w:rsidP="00B75994">
      <w:pPr>
        <w:pStyle w:val="Tekstpods"/>
        <w:spacing w:after="0" w:line="360" w:lineRule="auto"/>
        <w:contextualSpacing/>
        <w:rPr>
          <w:szCs w:val="24"/>
        </w:rPr>
      </w:pPr>
    </w:p>
    <w:p w14:paraId="4EF25FCA" w14:textId="77777777" w:rsidR="008741BE" w:rsidRPr="00B75994" w:rsidRDefault="008741BE" w:rsidP="00B75994">
      <w:pPr>
        <w:pStyle w:val="Tekstpods"/>
        <w:spacing w:after="0" w:line="360" w:lineRule="auto"/>
        <w:contextualSpacing/>
        <w:rPr>
          <w:b/>
          <w:kern w:val="28"/>
          <w:szCs w:val="24"/>
        </w:rPr>
        <w:sectPr w:rsidR="008741BE" w:rsidRPr="00B75994" w:rsidSect="004E2988">
          <w:headerReference w:type="even" r:id="rId19"/>
          <w:headerReference w:type="default" r:id="rId20"/>
          <w:footerReference w:type="even" r:id="rId21"/>
          <w:footnotePr>
            <w:numRestart w:val="eachPage"/>
          </w:footnotePr>
          <w:pgSz w:w="11907" w:h="16840" w:code="9"/>
          <w:pgMar w:top="1418" w:right="1418" w:bottom="1418" w:left="1701" w:header="709" w:footer="765" w:gutter="0"/>
          <w:cols w:space="708"/>
          <w:titlePg/>
          <w:docGrid w:linePitch="326"/>
        </w:sectPr>
      </w:pPr>
    </w:p>
    <w:p w14:paraId="654C7647" w14:textId="5346785D" w:rsidR="00A658EA" w:rsidRPr="00B75994" w:rsidRDefault="00A658EA" w:rsidP="00AD0DD3">
      <w:pPr>
        <w:pStyle w:val="Nagwek1"/>
      </w:pPr>
      <w:bookmarkStart w:id="8" w:name="_Toc187605602"/>
      <w:r w:rsidRPr="00AD0DD3">
        <w:lastRenderedPageBreak/>
        <w:t>Analiza</w:t>
      </w:r>
      <w:r w:rsidRPr="00B75994">
        <w:t xml:space="preserve"> tematu</w:t>
      </w:r>
      <w:bookmarkEnd w:id="8"/>
    </w:p>
    <w:p w14:paraId="74748893" w14:textId="147D536E" w:rsidR="0096266E" w:rsidRPr="00B75994" w:rsidRDefault="008741BE" w:rsidP="00AD0DD3">
      <w:pPr>
        <w:pStyle w:val="Nagwek2"/>
      </w:pPr>
      <w:bookmarkStart w:id="9" w:name="_Toc187605603"/>
      <w:r>
        <w:t>Wybrane metody</w:t>
      </w:r>
      <w:r w:rsidR="0096266E" w:rsidRPr="00B75994">
        <w:t xml:space="preserve"> pomiaru odległości robota mobilnego</w:t>
      </w:r>
      <w:r w:rsidR="00AA6497" w:rsidRPr="00B75994">
        <w:t xml:space="preserve"> </w:t>
      </w:r>
      <w:r>
        <w:t>od przeszkód</w:t>
      </w:r>
      <w:r w:rsidR="0096266E" w:rsidRPr="00B75994">
        <w:t>.</w:t>
      </w:r>
      <w:bookmarkEnd w:id="9"/>
    </w:p>
    <w:p w14:paraId="328EB088" w14:textId="06273F80" w:rsidR="0096266E" w:rsidRPr="00B75994" w:rsidRDefault="0096266E" w:rsidP="00B75994">
      <w:pPr>
        <w:pStyle w:val="Tekstpods"/>
        <w:spacing w:after="0" w:line="360" w:lineRule="auto"/>
        <w:contextualSpacing/>
        <w:rPr>
          <w:szCs w:val="24"/>
        </w:rPr>
      </w:pPr>
      <w:r w:rsidRPr="00B75994">
        <w:rPr>
          <w:szCs w:val="24"/>
        </w:rPr>
        <w:t xml:space="preserve">Autonomiczne roboty mobilne znajdują coraz większe zastosowanie w przemyśle jak i w naszych domach. W tym celu roboty muszą </w:t>
      </w:r>
      <w:r w:rsidR="008741BE">
        <w:rPr>
          <w:szCs w:val="24"/>
        </w:rPr>
        <w:t xml:space="preserve">być zdolne do obserwacji otoczenia. Obserwacja umożliwia </w:t>
      </w:r>
      <w:r w:rsidRPr="00B75994">
        <w:rPr>
          <w:szCs w:val="24"/>
        </w:rPr>
        <w:t>odnajdywa</w:t>
      </w:r>
      <w:r w:rsidR="008741BE">
        <w:rPr>
          <w:szCs w:val="24"/>
        </w:rPr>
        <w:t>nie</w:t>
      </w:r>
      <w:r w:rsidRPr="00B75994">
        <w:rPr>
          <w:szCs w:val="24"/>
        </w:rPr>
        <w:t xml:space="preserve"> i rozpoznawa</w:t>
      </w:r>
      <w:r w:rsidR="008741BE">
        <w:rPr>
          <w:szCs w:val="24"/>
        </w:rPr>
        <w:t>nie</w:t>
      </w:r>
      <w:r w:rsidRPr="00B75994">
        <w:rPr>
          <w:szCs w:val="24"/>
        </w:rPr>
        <w:t xml:space="preserve"> przeszk</w:t>
      </w:r>
      <w:r w:rsidR="008741BE">
        <w:rPr>
          <w:szCs w:val="24"/>
        </w:rPr>
        <w:t>ó</w:t>
      </w:r>
      <w:r w:rsidRPr="00B75994">
        <w:rPr>
          <w:szCs w:val="24"/>
        </w:rPr>
        <w:t xml:space="preserve">d, oraz określić odległość od wykrytych obiektów. Jeśli </w:t>
      </w:r>
      <w:r w:rsidR="00E356B9" w:rsidRPr="00B75994">
        <w:rPr>
          <w:szCs w:val="24"/>
        </w:rPr>
        <w:t>obszar,</w:t>
      </w:r>
      <w:r w:rsidRPr="00B75994">
        <w:rPr>
          <w:szCs w:val="24"/>
        </w:rPr>
        <w:t xml:space="preserve"> na którym robot ma pracować jest stały, wtedy można wstępnie ustalić ścieżkę i </w:t>
      </w:r>
      <w:r w:rsidR="00AA6497" w:rsidRPr="00B75994">
        <w:rPr>
          <w:szCs w:val="24"/>
        </w:rPr>
        <w:t>kontrolować</w:t>
      </w:r>
      <w:r w:rsidRPr="00B75994">
        <w:rPr>
          <w:szCs w:val="24"/>
        </w:rPr>
        <w:t xml:space="preserve"> np. wartości skrajne ustalenia robota. Jeśli natomiast środowisk</w:t>
      </w:r>
      <w:r w:rsidR="008741BE">
        <w:rPr>
          <w:szCs w:val="24"/>
        </w:rPr>
        <w:t>o,</w:t>
      </w:r>
      <w:r w:rsidRPr="00B75994">
        <w:rPr>
          <w:szCs w:val="24"/>
        </w:rPr>
        <w:t xml:space="preserve"> w którym pracować ma robot jest zmienne, na przykład znajdują się w nim inne poruszające się obiekty, lub sam robot porusza się po nieznanym obszarze, konieczne jest </w:t>
      </w:r>
      <w:r w:rsidR="00AA6497" w:rsidRPr="00B75994">
        <w:rPr>
          <w:szCs w:val="24"/>
        </w:rPr>
        <w:t>wykrywanie i określenie położenia w czasie rzeczywistym odległości od pojawiających się przeszkód. W tym celu mogą zostać wykorzystane czujniki odległościowe, osadzone na głowicy umożliwiającej „poszukiwanie” przeszkód i ocenienie odległości i konta położenia danej przeszkody.</w:t>
      </w:r>
    </w:p>
    <w:p w14:paraId="4EA42ED4" w14:textId="3D17BEE9" w:rsidR="0096266E" w:rsidRPr="00B75994" w:rsidRDefault="00AA6497" w:rsidP="00AD0DD3">
      <w:pPr>
        <w:pStyle w:val="Nagwek2"/>
      </w:pPr>
      <w:bookmarkStart w:id="10" w:name="_Toc187605604"/>
      <w:r w:rsidRPr="00B75994">
        <w:t>Przykładowe rodzaje czujników</w:t>
      </w:r>
      <w:r w:rsidR="008559F6" w:rsidRPr="00B75994">
        <w:t xml:space="preserve"> </w:t>
      </w:r>
      <w:r w:rsidRPr="0086700F">
        <w:t>odległości</w:t>
      </w:r>
      <w:bookmarkEnd w:id="10"/>
    </w:p>
    <w:p w14:paraId="080CC5C7" w14:textId="1DB6F580" w:rsidR="00A1309D" w:rsidRPr="00B75994" w:rsidRDefault="00934B69" w:rsidP="00B75994">
      <w:pPr>
        <w:pStyle w:val="Tekstpods"/>
        <w:spacing w:after="0" w:line="360" w:lineRule="auto"/>
        <w:ind w:left="91"/>
        <w:contextualSpacing/>
        <w:rPr>
          <w:szCs w:val="24"/>
        </w:rPr>
      </w:pPr>
      <w:r>
        <w:rPr>
          <w:szCs w:val="24"/>
        </w:rPr>
        <w:t>Zastosowanie</w:t>
      </w:r>
      <w:r w:rsidRPr="00B75994">
        <w:rPr>
          <w:szCs w:val="24"/>
        </w:rPr>
        <w:t xml:space="preserve"> </w:t>
      </w:r>
      <w:r w:rsidR="00A1309D" w:rsidRPr="00B75994">
        <w:rPr>
          <w:szCs w:val="24"/>
        </w:rPr>
        <w:t xml:space="preserve">czujników </w:t>
      </w:r>
      <w:r>
        <w:rPr>
          <w:szCs w:val="24"/>
        </w:rPr>
        <w:t>odległości jest niezbędne do</w:t>
      </w:r>
      <w:r w:rsidR="00A1309D" w:rsidRPr="00B75994">
        <w:rPr>
          <w:szCs w:val="24"/>
        </w:rPr>
        <w:t xml:space="preserve"> pozyskiwania informacji o otoczeniu. W zależności od warunków </w:t>
      </w:r>
      <w:r>
        <w:rPr>
          <w:szCs w:val="24"/>
        </w:rPr>
        <w:t>pracy urządzenia</w:t>
      </w:r>
      <w:r w:rsidR="002C3BF7" w:rsidRPr="00B75994">
        <w:rPr>
          <w:szCs w:val="24"/>
        </w:rPr>
        <w:t>, wykorzystać można kilka typów czujników odległości wymienionych poniżej.</w:t>
      </w:r>
    </w:p>
    <w:p w14:paraId="13A7B74C" w14:textId="6755F2FC" w:rsidR="00D74B8C" w:rsidRPr="00B75994" w:rsidRDefault="00AA6497" w:rsidP="00B75994">
      <w:pPr>
        <w:spacing w:line="360" w:lineRule="auto"/>
        <w:contextualSpacing/>
        <w:jc w:val="both"/>
        <w:rPr>
          <w:rStyle w:val="Pogrubienie"/>
          <w:szCs w:val="24"/>
        </w:rPr>
      </w:pPr>
      <w:r w:rsidRPr="00B75994">
        <w:rPr>
          <w:rStyle w:val="Pogrubienie"/>
          <w:szCs w:val="24"/>
        </w:rPr>
        <w:t>Czujniki indukcyjne</w:t>
      </w:r>
    </w:p>
    <w:p w14:paraId="4D08B1DF" w14:textId="5F4ACC4B" w:rsidR="00FC6258" w:rsidRPr="00B75994" w:rsidRDefault="00862B83" w:rsidP="00B75994">
      <w:pPr>
        <w:pStyle w:val="Tekstpods"/>
        <w:spacing w:after="0" w:line="360" w:lineRule="auto"/>
        <w:ind w:firstLine="0"/>
        <w:contextualSpacing/>
        <w:rPr>
          <w:szCs w:val="24"/>
        </w:rPr>
      </w:pPr>
      <w:r w:rsidRPr="00B75994">
        <w:rPr>
          <w:szCs w:val="24"/>
        </w:rPr>
        <w:tab/>
        <w:t xml:space="preserve">Indukcyjny, cyfrowy czujnik zbliżeniowy działa jak wykrywacz metali ferromagnetycznych. Zakres detekcji to odległość od krańca czujnika do maksymalnej odległości, z jakiej czujnik może wykryć </w:t>
      </w:r>
      <w:r w:rsidR="00934B69">
        <w:rPr>
          <w:szCs w:val="24"/>
        </w:rPr>
        <w:t>metalowy element (najczęściej znacznik)</w:t>
      </w:r>
      <w:r w:rsidRPr="00B75994">
        <w:rPr>
          <w:szCs w:val="24"/>
        </w:rPr>
        <w:t xml:space="preserve">. Odległość ta może różnić się w zależności od </w:t>
      </w:r>
      <w:r w:rsidR="00934B69">
        <w:rPr>
          <w:szCs w:val="24"/>
        </w:rPr>
        <w:t>rodzaju materiału</w:t>
      </w:r>
      <w:r w:rsidR="002C3BF7" w:rsidRPr="00B75994">
        <w:rPr>
          <w:szCs w:val="24"/>
        </w:rPr>
        <w:t>, lecz nie przekracza kilku milimetrów</w:t>
      </w:r>
      <w:r w:rsidR="00934B69">
        <w:rPr>
          <w:szCs w:val="24"/>
        </w:rPr>
        <w:t xml:space="preserve"> co wynika z dużego oporu magnetycznego powietrza</w:t>
      </w:r>
      <w:r w:rsidR="00A1309D" w:rsidRPr="00B75994">
        <w:rPr>
          <w:szCs w:val="24"/>
        </w:rPr>
        <w:t xml:space="preserve">. Wykrywalność jedynie </w:t>
      </w:r>
      <w:r w:rsidR="00A1309D" w:rsidRPr="00B75994">
        <w:rPr>
          <w:szCs w:val="24"/>
        </w:rPr>
        <w:lastRenderedPageBreak/>
        <w:t xml:space="preserve">przeszkód metalowych </w:t>
      </w:r>
      <w:r w:rsidR="00934B69">
        <w:rPr>
          <w:szCs w:val="24"/>
        </w:rPr>
        <w:t xml:space="preserve">znajdujących się w niewielkiej odległości </w:t>
      </w:r>
      <w:r w:rsidR="00A1309D" w:rsidRPr="00B75994">
        <w:rPr>
          <w:szCs w:val="24"/>
        </w:rPr>
        <w:t xml:space="preserve">jest </w:t>
      </w:r>
      <w:r w:rsidR="00B34D1C">
        <w:rPr>
          <w:szCs w:val="24"/>
        </w:rPr>
        <w:t>predestynuje</w:t>
      </w:r>
      <w:r w:rsidR="00934B69">
        <w:rPr>
          <w:szCs w:val="24"/>
        </w:rPr>
        <w:t xml:space="preserve"> ten czujnik do </w:t>
      </w:r>
      <w:r w:rsidR="00E356B9">
        <w:rPr>
          <w:szCs w:val="24"/>
        </w:rPr>
        <w:t>zastosowań,</w:t>
      </w:r>
      <w:r w:rsidR="00934B69">
        <w:rPr>
          <w:szCs w:val="24"/>
        </w:rPr>
        <w:t xml:space="preserve"> gdzie nie jest konieczny pomiar odległości a raczej wykrywanie znaczników</w:t>
      </w:r>
      <w:r w:rsidR="00A1309D" w:rsidRPr="00B75994">
        <w:rPr>
          <w:szCs w:val="24"/>
        </w:rPr>
        <w:t>.</w:t>
      </w:r>
      <w:r w:rsidR="00934B69">
        <w:rPr>
          <w:szCs w:val="24"/>
        </w:rPr>
        <w:t xml:space="preserve"> Przykładowo czujniki takie znajdują zastosowanie w silnikach spalinowych do określenia położenia wału korbowego na podst</w:t>
      </w:r>
      <w:r w:rsidR="00B34D1C">
        <w:rPr>
          <w:szCs w:val="24"/>
        </w:rPr>
        <w:t>a</w:t>
      </w:r>
      <w:r w:rsidR="00934B69">
        <w:rPr>
          <w:szCs w:val="24"/>
        </w:rPr>
        <w:t>wie znaczników (wypustek) na kole zamachowym.</w:t>
      </w:r>
    </w:p>
    <w:p w14:paraId="13DDFA35" w14:textId="1D36D946" w:rsidR="00FC6258" w:rsidRPr="00B75994" w:rsidRDefault="00FC6258" w:rsidP="00B75994">
      <w:pPr>
        <w:pStyle w:val="Tekstpods"/>
        <w:spacing w:after="0" w:line="360" w:lineRule="auto"/>
        <w:ind w:firstLine="0"/>
        <w:contextualSpacing/>
        <w:rPr>
          <w:rStyle w:val="Pogrubienie"/>
          <w:szCs w:val="24"/>
        </w:rPr>
      </w:pPr>
      <w:r w:rsidRPr="00B75994">
        <w:rPr>
          <w:rStyle w:val="Pogrubienie"/>
          <w:szCs w:val="24"/>
        </w:rPr>
        <w:t>Czujniki pojemnościowe</w:t>
      </w:r>
    </w:p>
    <w:p w14:paraId="54BDD971" w14:textId="3A5BC67A" w:rsidR="00FC6258" w:rsidRPr="00B75994" w:rsidRDefault="002C3BF7" w:rsidP="00B75994">
      <w:pPr>
        <w:pStyle w:val="Tekstpods"/>
        <w:spacing w:after="0" w:line="360" w:lineRule="auto"/>
        <w:ind w:firstLine="357"/>
        <w:contextualSpacing/>
        <w:rPr>
          <w:rStyle w:val="Pogrubienie"/>
          <w:b w:val="0"/>
          <w:bCs w:val="0"/>
          <w:szCs w:val="24"/>
        </w:rPr>
      </w:pPr>
      <w:r w:rsidRPr="00B75994">
        <w:rPr>
          <w:rStyle w:val="Pogrubienie"/>
          <w:b w:val="0"/>
          <w:bCs w:val="0"/>
          <w:szCs w:val="24"/>
        </w:rPr>
        <w:t xml:space="preserve">Kolejnym typem wykorzystywanym do wykrywania obiektów może być czujnik pojemnościowy. Działa on podobnie do czujników indukcyjnych natomiast </w:t>
      </w:r>
      <w:r w:rsidR="00E356B9" w:rsidRPr="00B75994">
        <w:rPr>
          <w:rStyle w:val="Pogrubienie"/>
          <w:b w:val="0"/>
          <w:bCs w:val="0"/>
          <w:szCs w:val="24"/>
        </w:rPr>
        <w:t>materiałem,</w:t>
      </w:r>
      <w:r w:rsidRPr="00B75994">
        <w:rPr>
          <w:rStyle w:val="Pogrubienie"/>
          <w:b w:val="0"/>
          <w:bCs w:val="0"/>
          <w:szCs w:val="24"/>
        </w:rPr>
        <w:t xml:space="preserve"> który wykrywa, jest materiał przewodzący prąd. Także odległość wykrywania obiektów jest niewielka</w:t>
      </w:r>
      <w:r w:rsidR="00934B69">
        <w:rPr>
          <w:rStyle w:val="Pogrubienie"/>
          <w:b w:val="0"/>
          <w:bCs w:val="0"/>
          <w:szCs w:val="24"/>
        </w:rPr>
        <w:t xml:space="preserve"> co </w:t>
      </w:r>
      <w:r w:rsidR="00B34D1C">
        <w:rPr>
          <w:rStyle w:val="Pogrubienie"/>
          <w:b w:val="0"/>
          <w:bCs w:val="0"/>
          <w:szCs w:val="24"/>
        </w:rPr>
        <w:t>wyklucza</w:t>
      </w:r>
      <w:r w:rsidR="00934B69">
        <w:rPr>
          <w:rStyle w:val="Pogrubienie"/>
          <w:b w:val="0"/>
          <w:bCs w:val="0"/>
          <w:szCs w:val="24"/>
        </w:rPr>
        <w:t xml:space="preserve"> jego wykorzystanie do zastosowań w </w:t>
      </w:r>
      <w:r w:rsidR="00B34D1C">
        <w:rPr>
          <w:rStyle w:val="Pogrubienie"/>
          <w:b w:val="0"/>
          <w:bCs w:val="0"/>
          <w:szCs w:val="24"/>
        </w:rPr>
        <w:t>robotyce</w:t>
      </w:r>
      <w:r w:rsidR="00934B69">
        <w:rPr>
          <w:rStyle w:val="Pogrubienie"/>
          <w:b w:val="0"/>
          <w:bCs w:val="0"/>
          <w:szCs w:val="24"/>
        </w:rPr>
        <w:t xml:space="preserve"> mobilnej w celu obserwacji otoczenia.</w:t>
      </w:r>
    </w:p>
    <w:p w14:paraId="7ADDDB05" w14:textId="48B3F269" w:rsidR="00FC6258" w:rsidRPr="00B75994" w:rsidRDefault="00FC6258" w:rsidP="00B75994">
      <w:pPr>
        <w:pStyle w:val="Tekstpods"/>
        <w:spacing w:after="0" w:line="360" w:lineRule="auto"/>
        <w:ind w:firstLine="0"/>
        <w:contextualSpacing/>
        <w:rPr>
          <w:rStyle w:val="Pogrubienie"/>
          <w:szCs w:val="24"/>
        </w:rPr>
      </w:pPr>
      <w:r w:rsidRPr="00B75994">
        <w:rPr>
          <w:rStyle w:val="Pogrubienie"/>
          <w:szCs w:val="24"/>
        </w:rPr>
        <w:t>Czujniki ultradźwiękowe</w:t>
      </w:r>
    </w:p>
    <w:p w14:paraId="0BF0AF0F" w14:textId="5DD0D2EC" w:rsidR="00FC6258" w:rsidRPr="00B75994" w:rsidRDefault="002C3BF7" w:rsidP="00B75994">
      <w:pPr>
        <w:pStyle w:val="Tekstpods"/>
        <w:spacing w:after="0" w:line="360" w:lineRule="auto"/>
        <w:ind w:firstLine="0"/>
        <w:contextualSpacing/>
        <w:rPr>
          <w:rStyle w:val="Pogrubienie"/>
          <w:b w:val="0"/>
          <w:bCs w:val="0"/>
          <w:szCs w:val="24"/>
        </w:rPr>
      </w:pPr>
      <w:r w:rsidRPr="00B75994">
        <w:rPr>
          <w:rStyle w:val="Pogrubienie"/>
          <w:szCs w:val="24"/>
        </w:rPr>
        <w:tab/>
      </w:r>
      <w:r w:rsidRPr="00B75994">
        <w:rPr>
          <w:rStyle w:val="Pogrubienie"/>
          <w:b w:val="0"/>
          <w:bCs w:val="0"/>
          <w:szCs w:val="24"/>
        </w:rPr>
        <w:t xml:space="preserve">Wykorzystywanym w tym projekcie typem czujników jest czujnik ultradźwiękowy. </w:t>
      </w:r>
      <w:r w:rsidR="002F06E8" w:rsidRPr="00B75994">
        <w:rPr>
          <w:rStyle w:val="Pogrubienie"/>
          <w:b w:val="0"/>
          <w:bCs w:val="0"/>
          <w:szCs w:val="24"/>
        </w:rPr>
        <w:t xml:space="preserve">Zasada działania tego typu czujników to wysyłanie </w:t>
      </w:r>
      <w:r w:rsidR="00934B69">
        <w:rPr>
          <w:rStyle w:val="Pogrubienie"/>
          <w:b w:val="0"/>
          <w:bCs w:val="0"/>
          <w:szCs w:val="24"/>
        </w:rPr>
        <w:t xml:space="preserve">krótkiej paczki impulsów o </w:t>
      </w:r>
      <w:r w:rsidR="002F06E8" w:rsidRPr="00B75994">
        <w:rPr>
          <w:rStyle w:val="Pogrubienie"/>
          <w:b w:val="0"/>
          <w:bCs w:val="0"/>
          <w:szCs w:val="24"/>
        </w:rPr>
        <w:t xml:space="preserve">częstotliwości 40-250 </w:t>
      </w:r>
      <w:r w:rsidR="00CD7AA7">
        <w:rPr>
          <w:rStyle w:val="Pogrubienie"/>
          <w:b w:val="0"/>
          <w:bCs w:val="0"/>
          <w:szCs w:val="24"/>
        </w:rPr>
        <w:t>k</w:t>
      </w:r>
      <w:r w:rsidR="002F06E8" w:rsidRPr="00B75994">
        <w:rPr>
          <w:rStyle w:val="Pogrubienie"/>
          <w:b w:val="0"/>
          <w:bCs w:val="0"/>
          <w:szCs w:val="24"/>
        </w:rPr>
        <w:t xml:space="preserve">Hz, a następnie </w:t>
      </w:r>
      <w:r w:rsidR="00934B69">
        <w:rPr>
          <w:rStyle w:val="Pogrubienie"/>
          <w:b w:val="0"/>
          <w:bCs w:val="0"/>
          <w:szCs w:val="24"/>
        </w:rPr>
        <w:t xml:space="preserve">nasłuchiwaniu echa odbitego od przeszkody. </w:t>
      </w:r>
      <w:r w:rsidR="00B34D1C">
        <w:rPr>
          <w:rStyle w:val="Pogrubienie"/>
          <w:b w:val="0"/>
          <w:bCs w:val="0"/>
          <w:szCs w:val="24"/>
        </w:rPr>
        <w:t>N</w:t>
      </w:r>
      <w:r w:rsidR="002F06E8" w:rsidRPr="00B75994">
        <w:rPr>
          <w:rStyle w:val="Pogrubienie"/>
          <w:b w:val="0"/>
          <w:bCs w:val="0"/>
          <w:szCs w:val="24"/>
        </w:rPr>
        <w:t xml:space="preserve">a podstawie czasu potrzebnego na </w:t>
      </w:r>
      <w:r w:rsidR="00B34D1C">
        <w:rPr>
          <w:rStyle w:val="Pogrubienie"/>
          <w:b w:val="0"/>
          <w:bCs w:val="0"/>
          <w:szCs w:val="24"/>
        </w:rPr>
        <w:t>propagację fali</w:t>
      </w:r>
      <w:r w:rsidR="002F06E8" w:rsidRPr="00B75994">
        <w:rPr>
          <w:rStyle w:val="Pogrubienie"/>
          <w:b w:val="0"/>
          <w:bCs w:val="0"/>
          <w:szCs w:val="24"/>
        </w:rPr>
        <w:t xml:space="preserve"> oblicza się odległość</w:t>
      </w:r>
      <w:r w:rsidR="00B34D1C">
        <w:rPr>
          <w:rStyle w:val="Pogrubienie"/>
          <w:b w:val="0"/>
          <w:bCs w:val="0"/>
          <w:szCs w:val="24"/>
        </w:rPr>
        <w:t xml:space="preserve"> do przeszkody</w:t>
      </w:r>
      <w:r w:rsidR="002F06E8" w:rsidRPr="00B75994">
        <w:rPr>
          <w:rStyle w:val="Pogrubienie"/>
          <w:b w:val="0"/>
          <w:bCs w:val="0"/>
          <w:szCs w:val="24"/>
        </w:rPr>
        <w:t xml:space="preserve">. Zaletą tego typu czujników jest odporność na warunki </w:t>
      </w:r>
      <w:r w:rsidR="00E356B9" w:rsidRPr="00B75994">
        <w:rPr>
          <w:rStyle w:val="Pogrubienie"/>
          <w:b w:val="0"/>
          <w:bCs w:val="0"/>
          <w:szCs w:val="24"/>
        </w:rPr>
        <w:t>oświetleniowe</w:t>
      </w:r>
      <w:r w:rsidR="002F06E8" w:rsidRPr="00B75994">
        <w:rPr>
          <w:rStyle w:val="Pogrubienie"/>
          <w:b w:val="0"/>
          <w:bCs w:val="0"/>
          <w:szCs w:val="24"/>
        </w:rPr>
        <w:t xml:space="preserve"> oraz duża precyzja wykrywania odległości do przeszkody. </w:t>
      </w:r>
      <w:r w:rsidR="00B34D1C">
        <w:rPr>
          <w:rStyle w:val="Pogrubienie"/>
          <w:b w:val="0"/>
          <w:bCs w:val="0"/>
          <w:szCs w:val="24"/>
        </w:rPr>
        <w:t>Korzystając</w:t>
      </w:r>
      <w:r w:rsidR="002F06E8" w:rsidRPr="00B75994">
        <w:rPr>
          <w:rStyle w:val="Pogrubienie"/>
          <w:b w:val="0"/>
          <w:bCs w:val="0"/>
          <w:szCs w:val="24"/>
        </w:rPr>
        <w:t xml:space="preserve"> </w:t>
      </w:r>
      <w:r w:rsidR="00B34D1C">
        <w:rPr>
          <w:rStyle w:val="Pogrubienie"/>
          <w:b w:val="0"/>
          <w:bCs w:val="0"/>
          <w:szCs w:val="24"/>
        </w:rPr>
        <w:t xml:space="preserve">z </w:t>
      </w:r>
      <w:r w:rsidR="002F06E8" w:rsidRPr="00B75994">
        <w:rPr>
          <w:rStyle w:val="Pogrubienie"/>
          <w:b w:val="0"/>
          <w:bCs w:val="0"/>
          <w:szCs w:val="24"/>
        </w:rPr>
        <w:t xml:space="preserve">efektu Dopplera można też wykryć kierunek poruszających się przedmiotów. </w:t>
      </w:r>
      <w:r w:rsidR="00B34D1C">
        <w:rPr>
          <w:rStyle w:val="Pogrubienie"/>
          <w:b w:val="0"/>
          <w:bCs w:val="0"/>
          <w:szCs w:val="24"/>
        </w:rPr>
        <w:t xml:space="preserve">Podczas pomiarów </w:t>
      </w:r>
      <w:r w:rsidR="002F06E8" w:rsidRPr="00B75994">
        <w:rPr>
          <w:rStyle w:val="Pogrubienie"/>
          <w:b w:val="0"/>
          <w:bCs w:val="0"/>
          <w:szCs w:val="24"/>
        </w:rPr>
        <w:t xml:space="preserve">należy </w:t>
      </w:r>
      <w:r w:rsidR="00B34D1C">
        <w:rPr>
          <w:rStyle w:val="Pogrubienie"/>
          <w:b w:val="0"/>
          <w:bCs w:val="0"/>
          <w:szCs w:val="24"/>
        </w:rPr>
        <w:t>uwzględnić</w:t>
      </w:r>
      <w:r w:rsidR="00B34D1C" w:rsidRPr="00B75994">
        <w:rPr>
          <w:rStyle w:val="Pogrubienie"/>
          <w:b w:val="0"/>
          <w:bCs w:val="0"/>
          <w:szCs w:val="24"/>
        </w:rPr>
        <w:t xml:space="preserve"> </w:t>
      </w:r>
      <w:r w:rsidR="002F06E8" w:rsidRPr="00B75994">
        <w:rPr>
          <w:rStyle w:val="Pogrubienie"/>
          <w:b w:val="0"/>
          <w:bCs w:val="0"/>
          <w:szCs w:val="24"/>
        </w:rPr>
        <w:t>też warunki temperatury czy ciśnienia otoczenia, Fala dźwiękowa porusza się z różną prędkością w zależności od ty czynników.  Wadą natomiast może być duża zależność od kąta padania sygnału na przeszkodę, istotny jest też typ materiału z jakiego zrobiona jest przeszkoda.</w:t>
      </w:r>
    </w:p>
    <w:p w14:paraId="4C0D8B66" w14:textId="36CD7EAD" w:rsidR="00925F03" w:rsidRPr="00B75994" w:rsidRDefault="00925F03" w:rsidP="00B75994">
      <w:pPr>
        <w:pStyle w:val="Tekstpods"/>
        <w:spacing w:after="0" w:line="360" w:lineRule="auto"/>
        <w:ind w:firstLine="0"/>
        <w:contextualSpacing/>
        <w:rPr>
          <w:rStyle w:val="Pogrubienie"/>
          <w:szCs w:val="24"/>
        </w:rPr>
      </w:pPr>
      <w:r w:rsidRPr="00B75994">
        <w:rPr>
          <w:rStyle w:val="Pogrubienie"/>
          <w:szCs w:val="24"/>
        </w:rPr>
        <w:t>Czujniki optyczne</w:t>
      </w:r>
    </w:p>
    <w:p w14:paraId="3854360F" w14:textId="0A41D980" w:rsidR="00925F03" w:rsidRPr="00B75994" w:rsidRDefault="00CC4B39" w:rsidP="00B75994">
      <w:pPr>
        <w:pStyle w:val="Tekstpods"/>
        <w:spacing w:after="0" w:line="360" w:lineRule="auto"/>
        <w:ind w:firstLine="357"/>
        <w:contextualSpacing/>
        <w:rPr>
          <w:rStyle w:val="Pogrubienie"/>
          <w:b w:val="0"/>
          <w:bCs w:val="0"/>
          <w:szCs w:val="24"/>
        </w:rPr>
      </w:pPr>
      <w:r w:rsidRPr="00925F03">
        <w:rPr>
          <w:rStyle w:val="Pogrubienie"/>
          <w:b w:val="0"/>
          <w:bCs w:val="0"/>
        </w:rPr>
        <w:t xml:space="preserve">Podobnie do ultradźwiękowego </w:t>
      </w:r>
      <w:r>
        <w:rPr>
          <w:rStyle w:val="Pogrubienie"/>
          <w:b w:val="0"/>
          <w:bCs w:val="0"/>
        </w:rPr>
        <w:t xml:space="preserve">czujnika odległości, działają czujniki optyczne. Różnicą </w:t>
      </w:r>
      <w:r w:rsidR="00E356B9">
        <w:rPr>
          <w:rStyle w:val="Pogrubienie"/>
          <w:b w:val="0"/>
          <w:bCs w:val="0"/>
        </w:rPr>
        <w:t>jest,</w:t>
      </w:r>
      <w:r>
        <w:rPr>
          <w:rStyle w:val="Pogrubienie"/>
          <w:b w:val="0"/>
          <w:bCs w:val="0"/>
        </w:rPr>
        <w:t xml:space="preserve"> że zamiast falami dźwiękowymi do pomiaru czasu odbicia wykorzystywane są fale elektromagnetyczne położone najczęściej w zakresie bliskiej podczerwienie co eliminuje zakłócenia spowodowane światłem widzialnym. Problemem jednak może być większy koszt tych czujników, zależność od warunków oświetlenia czy też promieniowania zakłócającego (</w:t>
      </w:r>
      <w:r w:rsidR="00C85362">
        <w:rPr>
          <w:rStyle w:val="Pogrubienie"/>
          <w:b w:val="0"/>
          <w:bCs w:val="0"/>
        </w:rPr>
        <w:t>podczerwonego</w:t>
      </w:r>
      <w:r>
        <w:rPr>
          <w:rStyle w:val="Pogrubienie"/>
          <w:b w:val="0"/>
          <w:bCs w:val="0"/>
        </w:rPr>
        <w:t xml:space="preserve">). Wpływ na możliwość i zakres pomiaru ma materiał, z którego zbudowana jest przeszkoda szczególnie zdolność odbicia lub absorbcji promieniowania wykorzystywanego w pomiarach np. problem z wykrywaniem przezroczystych przeszkód. W odróżnieniu do metod ultradźwiękowych mogą działać w próżni. </w:t>
      </w:r>
    </w:p>
    <w:p w14:paraId="2DABCEFB" w14:textId="58C7C7B0" w:rsidR="00FC6258" w:rsidRPr="00B75994" w:rsidRDefault="00FC6258" w:rsidP="00B75994">
      <w:pPr>
        <w:pStyle w:val="Tekstpods"/>
        <w:spacing w:after="0" w:line="360" w:lineRule="auto"/>
        <w:ind w:firstLine="0"/>
        <w:contextualSpacing/>
        <w:rPr>
          <w:rStyle w:val="Pogrubienie"/>
          <w:szCs w:val="24"/>
        </w:rPr>
      </w:pPr>
      <w:r w:rsidRPr="00B75994">
        <w:rPr>
          <w:rStyle w:val="Pogrubienie"/>
          <w:szCs w:val="24"/>
        </w:rPr>
        <w:t>Czujniki dotykowe</w:t>
      </w:r>
    </w:p>
    <w:p w14:paraId="5BAB26EB" w14:textId="03B5BA0E" w:rsidR="002F06E8" w:rsidRPr="00B75994" w:rsidRDefault="00CC4B39" w:rsidP="00B75994">
      <w:pPr>
        <w:pStyle w:val="Tekstpods"/>
        <w:spacing w:after="0" w:line="360" w:lineRule="auto"/>
        <w:ind w:firstLine="357"/>
        <w:contextualSpacing/>
        <w:rPr>
          <w:rStyle w:val="Pogrubienie"/>
          <w:b w:val="0"/>
          <w:bCs w:val="0"/>
          <w:szCs w:val="24"/>
        </w:rPr>
      </w:pPr>
      <w:r w:rsidRPr="002F06E8">
        <w:rPr>
          <w:rStyle w:val="Pogrubienie"/>
          <w:b w:val="0"/>
          <w:bCs w:val="0"/>
        </w:rPr>
        <w:lastRenderedPageBreak/>
        <w:t xml:space="preserve">Czujniki te reagują dopiero po bezpośrednim fizycznym kontakcie </w:t>
      </w:r>
      <w:r>
        <w:rPr>
          <w:rStyle w:val="Pogrubienie"/>
          <w:b w:val="0"/>
          <w:bCs w:val="0"/>
        </w:rPr>
        <w:t xml:space="preserve">z przeszkodą. Projekt wyklucza możliwość fizycznego kontaktu z </w:t>
      </w:r>
      <w:r w:rsidR="00E356B9">
        <w:rPr>
          <w:rStyle w:val="Pogrubienie"/>
          <w:b w:val="0"/>
          <w:bCs w:val="0"/>
        </w:rPr>
        <w:t>przeszkodą,</w:t>
      </w:r>
      <w:r>
        <w:rPr>
          <w:rStyle w:val="Pogrubienie"/>
          <w:b w:val="0"/>
          <w:bCs w:val="0"/>
        </w:rPr>
        <w:t xml:space="preserve"> gdyż czujnika ma umożliwić omijanie przeszkód</w:t>
      </w:r>
      <w:r w:rsidRPr="00B75994" w:rsidDel="00CC4B39">
        <w:rPr>
          <w:rStyle w:val="Pogrubienie"/>
          <w:b w:val="0"/>
          <w:bCs w:val="0"/>
          <w:szCs w:val="24"/>
        </w:rPr>
        <w:t xml:space="preserve"> </w:t>
      </w:r>
    </w:p>
    <w:p w14:paraId="7FDE6113" w14:textId="50548FFE" w:rsidR="00FC6258" w:rsidRPr="00B75994" w:rsidRDefault="00FC6258" w:rsidP="00B75994">
      <w:pPr>
        <w:pStyle w:val="Tekstpods"/>
        <w:spacing w:after="0" w:line="360" w:lineRule="auto"/>
        <w:contextualSpacing/>
        <w:rPr>
          <w:rStyle w:val="Pogrubienie"/>
          <w:szCs w:val="24"/>
        </w:rPr>
      </w:pPr>
    </w:p>
    <w:p w14:paraId="1C08519A" w14:textId="57CA9D72" w:rsidR="0096266E" w:rsidRPr="00B75994" w:rsidRDefault="00582B94" w:rsidP="0086700F">
      <w:pPr>
        <w:pStyle w:val="Nagwek2"/>
      </w:pPr>
      <w:bookmarkStart w:id="11" w:name="_Toc187605605"/>
      <w:r>
        <w:t>Wybrane</w:t>
      </w:r>
      <w:r w:rsidRPr="00B75994">
        <w:t xml:space="preserve"> </w:t>
      </w:r>
      <w:r w:rsidR="00AA6497" w:rsidRPr="00B75994">
        <w:t xml:space="preserve">sposoby </w:t>
      </w:r>
      <w:r w:rsidR="00AA6497" w:rsidRPr="0086700F">
        <w:t>poruszania</w:t>
      </w:r>
      <w:r w:rsidR="00AA6497" w:rsidRPr="00B75994">
        <w:t xml:space="preserve"> głowicą czujnika odległościowego.</w:t>
      </w:r>
      <w:bookmarkEnd w:id="11"/>
    </w:p>
    <w:p w14:paraId="49208C31" w14:textId="4CEE96C4" w:rsidR="00862B83" w:rsidRPr="00B75994" w:rsidRDefault="00862B83" w:rsidP="00B75994">
      <w:pPr>
        <w:pStyle w:val="Tekstpods"/>
        <w:spacing w:after="0" w:line="360" w:lineRule="auto"/>
        <w:ind w:firstLine="0"/>
        <w:contextualSpacing/>
        <w:rPr>
          <w:b/>
          <w:bCs/>
          <w:szCs w:val="24"/>
        </w:rPr>
      </w:pPr>
      <w:r w:rsidRPr="00B75994">
        <w:rPr>
          <w:b/>
          <w:bCs/>
          <w:szCs w:val="24"/>
        </w:rPr>
        <w:t>Silniki krokowe</w:t>
      </w:r>
    </w:p>
    <w:p w14:paraId="3390F6CF" w14:textId="62537B58" w:rsidR="00862B83" w:rsidRPr="00B75994" w:rsidRDefault="0049648E" w:rsidP="00B75994">
      <w:pPr>
        <w:pStyle w:val="Tekstpods"/>
        <w:spacing w:after="0" w:line="360" w:lineRule="auto"/>
        <w:ind w:firstLine="357"/>
        <w:contextualSpacing/>
        <w:rPr>
          <w:szCs w:val="24"/>
        </w:rPr>
      </w:pPr>
      <w:r w:rsidRPr="00B75994">
        <w:rPr>
          <w:szCs w:val="24"/>
        </w:rPr>
        <w:t>Silnik krokowy to silnik elektryczny, w którym impulsowe zasilanie powoduje</w:t>
      </w:r>
      <w:ins w:id="12" w:author="Adam Milik" w:date="2025-01-08T19:54:00Z">
        <w:r w:rsidR="00CC4B39">
          <w:rPr>
            <w:szCs w:val="24"/>
          </w:rPr>
          <w:t>,</w:t>
        </w:r>
      </w:ins>
      <w:r w:rsidRPr="00B75994">
        <w:rPr>
          <w:szCs w:val="24"/>
        </w:rPr>
        <w:t xml:space="preserve"> że jego wirnik nie obraca się ruchem </w:t>
      </w:r>
      <w:r w:rsidR="00E356B9" w:rsidRPr="00B75994">
        <w:rPr>
          <w:szCs w:val="24"/>
        </w:rPr>
        <w:t>ciągłym,</w:t>
      </w:r>
      <w:r w:rsidRPr="00B75994">
        <w:rPr>
          <w:szCs w:val="24"/>
        </w:rPr>
        <w:t xml:space="preserve"> lecz wykonuje za każdym razem obrót o ściśle określony kąt. Możliwości ustalania kąta przy pomocy tych silników sprawiają</w:t>
      </w:r>
      <w:ins w:id="13" w:author="Adam Milik" w:date="2025-01-08T19:54:00Z">
        <w:r w:rsidR="00CC4B39">
          <w:rPr>
            <w:szCs w:val="24"/>
          </w:rPr>
          <w:t>,</w:t>
        </w:r>
      </w:ins>
      <w:r w:rsidRPr="00B75994">
        <w:rPr>
          <w:szCs w:val="24"/>
        </w:rPr>
        <w:t xml:space="preserve"> że są idealnym rozwiązaniem dla układów wymagających precyzyjnego pozycjonowania. Dobre silniki krokowe mają dokładność rzędu 3-5% i błąd ten nie kumuluje się z kroku na krok. Zaletą też może być szeroki zakres prędkości obrotowych, możliwość szybkiego rozbiegu, hamowania i zmiany kierunku, czy proste sterowanie.</w:t>
      </w:r>
    </w:p>
    <w:p w14:paraId="06402012" w14:textId="0D4FDC96" w:rsidR="00862B83" w:rsidRPr="00B75994" w:rsidRDefault="00862B83" w:rsidP="00B75994">
      <w:pPr>
        <w:pStyle w:val="Tekstpods"/>
        <w:spacing w:after="0" w:line="360" w:lineRule="auto"/>
        <w:ind w:firstLine="0"/>
        <w:contextualSpacing/>
        <w:rPr>
          <w:b/>
          <w:bCs/>
          <w:szCs w:val="24"/>
        </w:rPr>
      </w:pPr>
      <w:r w:rsidRPr="00B75994">
        <w:rPr>
          <w:b/>
          <w:bCs/>
          <w:szCs w:val="24"/>
        </w:rPr>
        <w:t>Serwomechanizm</w:t>
      </w:r>
    </w:p>
    <w:p w14:paraId="29289F10" w14:textId="4742A90C" w:rsidR="00862B83" w:rsidRPr="00B75994" w:rsidRDefault="00FC560D" w:rsidP="00B75994">
      <w:pPr>
        <w:pStyle w:val="Tekstpods"/>
        <w:spacing w:after="0" w:line="360" w:lineRule="auto"/>
        <w:ind w:firstLine="0"/>
        <w:contextualSpacing/>
        <w:rPr>
          <w:b/>
          <w:bCs/>
          <w:szCs w:val="24"/>
        </w:rPr>
      </w:pPr>
      <w:r w:rsidRPr="00B75994">
        <w:rPr>
          <w:szCs w:val="24"/>
        </w:rPr>
        <w:tab/>
        <w:t xml:space="preserve">Silniki </w:t>
      </w:r>
      <w:proofErr w:type="spellStart"/>
      <w:r w:rsidRPr="00B75994">
        <w:rPr>
          <w:szCs w:val="24"/>
        </w:rPr>
        <w:t>serwo</w:t>
      </w:r>
      <w:proofErr w:type="spellEnd"/>
      <w:r w:rsidRPr="00B75994">
        <w:rPr>
          <w:szCs w:val="24"/>
        </w:rPr>
        <w:t xml:space="preserve"> prądu przemiennego charakteryzują się stabilną pracą, dobrą sterownością szybką reakcją i wysoką czułością nie mniej niż 10 – 15 %. Zaletami silników </w:t>
      </w:r>
      <w:proofErr w:type="spellStart"/>
      <w:r w:rsidRPr="00B75994">
        <w:rPr>
          <w:szCs w:val="24"/>
        </w:rPr>
        <w:t>serwo</w:t>
      </w:r>
      <w:proofErr w:type="spellEnd"/>
      <w:r w:rsidRPr="00B75994">
        <w:rPr>
          <w:szCs w:val="24"/>
        </w:rPr>
        <w:t xml:space="preserve"> są dokładna kontrola prędkości prosta zasada sterowania oraz niska cena. Do terowania serwomechanizmem używany jest sygnał PWM który w zależności od długości trwania, ustawia określony kąt przesunięcia, w zakresie 0 do 180 stopni, wyróżnia się trzy metody sterowania serwomotorem: Kontrola momentu obrotowego</w:t>
      </w:r>
      <w:r w:rsidR="00D04590" w:rsidRPr="00B75994">
        <w:rPr>
          <w:szCs w:val="24"/>
        </w:rPr>
        <w:t>, sterowanie pozycją lub tryb prędkości. W przypadku serwomechanizmu SG90 sterowanie odbywa się za pomocą zewnętrznego sygnału PWM który to na podstawie wypełnienia ustawia pozycję serwomechanizmu.</w:t>
      </w:r>
    </w:p>
    <w:p w14:paraId="6A616698" w14:textId="7A4287A1" w:rsidR="00D02120" w:rsidRPr="00B75994" w:rsidRDefault="3C639D3F" w:rsidP="00B75994">
      <w:pPr>
        <w:pStyle w:val="Nagwek2"/>
        <w:spacing w:before="0" w:after="0" w:line="360" w:lineRule="auto"/>
        <w:contextualSpacing/>
        <w:jc w:val="both"/>
        <w:rPr>
          <w:sz w:val="24"/>
          <w:szCs w:val="24"/>
        </w:rPr>
      </w:pPr>
      <w:bookmarkStart w:id="14" w:name="_Toc187605606"/>
      <w:r w:rsidRPr="00B75994">
        <w:rPr>
          <w:sz w:val="24"/>
          <w:szCs w:val="24"/>
        </w:rPr>
        <w:t>Teoretyczna analiza wpływu temperatury i wysokości na prędkość fali ultradźwiękowej</w:t>
      </w:r>
      <w:bookmarkEnd w:id="14"/>
    </w:p>
    <w:p w14:paraId="374D341A" w14:textId="2CE90619" w:rsidR="00D02120" w:rsidRPr="00B75994" w:rsidRDefault="3C639D3F" w:rsidP="00B75994">
      <w:pPr>
        <w:pStyle w:val="Tekstpods"/>
        <w:spacing w:after="0" w:line="360" w:lineRule="auto"/>
        <w:contextualSpacing/>
        <w:rPr>
          <w:szCs w:val="24"/>
        </w:rPr>
      </w:pPr>
      <w:r w:rsidRPr="00B75994">
        <w:rPr>
          <w:szCs w:val="24"/>
        </w:rPr>
        <w:t xml:space="preserve">Prędkość propagacji fali ultradźwiękowej w powietrzu jest ściśle zależna od parametrów środowiskowych, takich jak temperatura i ciśnienie atmosferyczne. Parametry te zmieniają się wraz z wysokością, co sprawia, że w różnych warunkach prędkość fali może przyjmować różne wartości. Poniższa analiza bazuje na podstawowych zależnościach akustycznych i danych dotyczących zmian prędkości dźwięku wraz z temperaturą i ciśnieniem, które </w:t>
      </w:r>
      <w:r w:rsidRPr="00B75994">
        <w:rPr>
          <w:szCs w:val="24"/>
        </w:rPr>
        <w:lastRenderedPageBreak/>
        <w:t>znajdują się w takich źródłach, jak "</w:t>
      </w:r>
      <w:proofErr w:type="spellStart"/>
      <w:r w:rsidRPr="00B75994">
        <w:rPr>
          <w:szCs w:val="24"/>
        </w:rPr>
        <w:t>Acoustics</w:t>
      </w:r>
      <w:proofErr w:type="spellEnd"/>
      <w:r w:rsidRPr="00B75994">
        <w:rPr>
          <w:szCs w:val="24"/>
        </w:rPr>
        <w:t xml:space="preserve">" </w:t>
      </w:r>
      <w:proofErr w:type="spellStart"/>
      <w:r w:rsidRPr="00B75994">
        <w:rPr>
          <w:szCs w:val="24"/>
        </w:rPr>
        <w:t>Jaya</w:t>
      </w:r>
      <w:proofErr w:type="spellEnd"/>
      <w:r w:rsidRPr="00B75994">
        <w:rPr>
          <w:szCs w:val="24"/>
        </w:rPr>
        <w:t xml:space="preserve"> </w:t>
      </w:r>
      <w:proofErr w:type="spellStart"/>
      <w:r w:rsidRPr="00B75994">
        <w:rPr>
          <w:szCs w:val="24"/>
        </w:rPr>
        <w:t>Kadisa</w:t>
      </w:r>
      <w:proofErr w:type="spellEnd"/>
      <w:r w:rsidRPr="00B75994">
        <w:rPr>
          <w:szCs w:val="24"/>
        </w:rPr>
        <w:t xml:space="preserve"> z Uniwersytetu Stanforda oraz materiały dostępne na stronach internetowych </w:t>
      </w:r>
      <w:sdt>
        <w:sdtPr>
          <w:rPr>
            <w:szCs w:val="24"/>
            <w:vertAlign w:val="superscript"/>
          </w:rPr>
          <w:id w:val="1774975044"/>
          <w:citation/>
        </w:sdtPr>
        <w:sdtContent>
          <w:r w:rsidR="00C347B6" w:rsidRPr="00C347B6">
            <w:rPr>
              <w:szCs w:val="24"/>
              <w:vertAlign w:val="superscript"/>
            </w:rPr>
            <w:fldChar w:fldCharType="begin"/>
          </w:r>
          <w:r w:rsidR="00C347B6" w:rsidRPr="00C347B6">
            <w:rPr>
              <w:szCs w:val="24"/>
              <w:vertAlign w:val="superscript"/>
            </w:rPr>
            <w:instrText xml:space="preserve"> CITATION Pra16 \l 1045 </w:instrText>
          </w:r>
          <w:r w:rsidR="00C347B6" w:rsidRPr="00C347B6">
            <w:rPr>
              <w:szCs w:val="24"/>
              <w:vertAlign w:val="superscript"/>
            </w:rPr>
            <w:fldChar w:fldCharType="separate"/>
          </w:r>
          <w:r w:rsidR="00C347B6" w:rsidRPr="00C347B6">
            <w:rPr>
              <w:noProof/>
              <w:szCs w:val="24"/>
              <w:vertAlign w:val="superscript"/>
            </w:rPr>
            <w:t xml:space="preserve"> [1]</w:t>
          </w:r>
          <w:r w:rsidR="00C347B6" w:rsidRPr="00C347B6">
            <w:rPr>
              <w:szCs w:val="24"/>
              <w:vertAlign w:val="superscript"/>
            </w:rPr>
            <w:fldChar w:fldCharType="end"/>
          </w:r>
        </w:sdtContent>
      </w:sdt>
      <w:sdt>
        <w:sdtPr>
          <w:rPr>
            <w:szCs w:val="24"/>
            <w:vertAlign w:val="superscript"/>
          </w:rPr>
          <w:id w:val="-1758657806"/>
          <w:citation/>
        </w:sdtPr>
        <w:sdtContent>
          <w:r w:rsidR="00C347B6" w:rsidRPr="00C347B6">
            <w:rPr>
              <w:szCs w:val="24"/>
              <w:vertAlign w:val="superscript"/>
            </w:rPr>
            <w:fldChar w:fldCharType="begin"/>
          </w:r>
          <w:r w:rsidR="00C347B6" w:rsidRPr="00C347B6">
            <w:rPr>
              <w:szCs w:val="24"/>
              <w:vertAlign w:val="superscript"/>
            </w:rPr>
            <w:instrText xml:space="preserve"> CITATION DAR10 \l 1045 </w:instrText>
          </w:r>
          <w:r w:rsidR="00C347B6" w:rsidRPr="00C347B6">
            <w:rPr>
              <w:szCs w:val="24"/>
              <w:vertAlign w:val="superscript"/>
            </w:rPr>
            <w:fldChar w:fldCharType="separate"/>
          </w:r>
          <w:r w:rsidR="00C347B6" w:rsidRPr="00C347B6">
            <w:rPr>
              <w:noProof/>
              <w:szCs w:val="24"/>
              <w:vertAlign w:val="superscript"/>
            </w:rPr>
            <w:t xml:space="preserve"> [2]</w:t>
          </w:r>
          <w:r w:rsidR="00C347B6" w:rsidRPr="00C347B6">
            <w:rPr>
              <w:szCs w:val="24"/>
              <w:vertAlign w:val="superscript"/>
            </w:rPr>
            <w:fldChar w:fldCharType="end"/>
          </w:r>
        </w:sdtContent>
      </w:sdt>
    </w:p>
    <w:p w14:paraId="491EFD28" w14:textId="5FC03DE2" w:rsidR="00D02120" w:rsidRPr="00B75994" w:rsidRDefault="3C639D3F" w:rsidP="00B75994">
      <w:pPr>
        <w:pStyle w:val="Tekstpods"/>
        <w:spacing w:after="0" w:line="360" w:lineRule="auto"/>
        <w:contextualSpacing/>
        <w:rPr>
          <w:szCs w:val="24"/>
        </w:rPr>
      </w:pPr>
      <w:r w:rsidRPr="00B75994">
        <w:rPr>
          <w:szCs w:val="24"/>
        </w:rPr>
        <w:t>Prędkość fali dźwiękowej (w tym ultradźwięków) w powietrzu można obliczyć na podstawie równania:</w:t>
      </w:r>
    </w:p>
    <w:p w14:paraId="58291C72" w14:textId="3AFA9C90" w:rsidR="00D02120" w:rsidRPr="00A35B0B" w:rsidRDefault="00A35B0B" w:rsidP="0086700F">
      <w:pPr>
        <w:pStyle w:val="Rownanie"/>
      </w:pPr>
      <m:oMathPara>
        <m:oMath>
          <m:eqArr>
            <m:eqArrPr>
              <m:maxDist m:val="1"/>
              <m:ctrlPr>
                <w:rPr>
                  <w:rFonts w:ascii="Cambria Math" w:hAnsi="Cambria Math"/>
                  <w:i/>
                </w:rPr>
              </m:ctrlPr>
            </m:eqArrPr>
            <m:e>
              <m:r>
                <w:rPr>
                  <w:rFonts w:ascii="Cambria Math" w:hAnsi="Cambria Math"/>
                </w:rPr>
                <m:t>ν</m:t>
              </m:r>
              <m:r>
                <m:rPr>
                  <m:sty m:val="p"/>
                </m:rPr>
                <w:rPr>
                  <w:rFonts w:ascii="Cambria Math" w:hAnsi="Cambria Math"/>
                </w:rPr>
                <m:t> = </m:t>
              </m:r>
              <m:rad>
                <m:radPr>
                  <m:degHide m:val="1"/>
                  <m:ctrlPr>
                    <w:rPr>
                      <w:rFonts w:ascii="Cambria Math" w:hAnsi="Cambria Math"/>
                    </w:rPr>
                  </m:ctrlPr>
                </m:radPr>
                <m:deg/>
                <m:e>
                  <m:r>
                    <w:rPr>
                      <w:rFonts w:ascii="Cambria Math" w:hAnsi="Cambria Math"/>
                    </w:rPr>
                    <m:t>γ</m:t>
                  </m:r>
                  <m:r>
                    <m:rPr>
                      <m:sty m:val="p"/>
                    </m:rPr>
                    <w:rPr>
                      <w:rFonts w:ascii="Cambria Math" w:hAnsi="Cambria Math"/>
                    </w:rPr>
                    <m:t>×</m:t>
                  </m:r>
                  <m:r>
                    <w:rPr>
                      <w:rFonts w:ascii="Cambria Math" w:hAnsi="Cambria Math"/>
                    </w:rPr>
                    <m:t>R</m:t>
                  </m:r>
                  <m:r>
                    <m:rPr>
                      <m:sty m:val="p"/>
                    </m:rPr>
                    <w:rPr>
                      <w:rFonts w:ascii="Cambria Math" w:hAnsi="Cambria Math"/>
                    </w:rPr>
                    <m:t> × </m:t>
                  </m:r>
                  <m:r>
                    <w:rPr>
                      <w:rFonts w:ascii="Cambria Math" w:hAnsi="Cambria Math"/>
                    </w:rPr>
                    <m:t>T</m:t>
                  </m:r>
                </m:e>
              </m:rad>
              <m:r>
                <w:rPr>
                  <w:rFonts w:ascii="Cambria Math" w:hAnsi="Cambria Math"/>
                </w:rPr>
                <m:t xml:space="preserve"> #</m:t>
              </m:r>
              <m:d>
                <m:dPr>
                  <m:ctrlPr>
                    <w:rPr>
                      <w:rFonts w:ascii="Cambria Math" w:hAnsi="Cambria Math"/>
                      <w:i/>
                    </w:rPr>
                  </m:ctrlPr>
                </m:dPr>
                <m:e>
                  <m:r>
                    <w:rPr>
                      <w:rFonts w:ascii="Cambria Math" w:hAnsi="Cambria Math"/>
                      <w:i/>
                    </w:rPr>
                    <w:fldChar w:fldCharType="begin"/>
                  </m:r>
                  <m:r>
                    <w:rPr>
                      <w:rFonts w:ascii="Cambria Math" w:hAnsi="Cambria Math"/>
                    </w:rPr>
                    <m:t xml:space="preserve"> </m:t>
                  </m:r>
                  <w:bookmarkStart w:id="15" w:name="_Hlk187688597"/>
                  <m:r>
                    <w:rPr>
                      <w:rFonts w:ascii="Cambria Math" w:hAnsi="Cambria Math"/>
                    </w:rPr>
                    <m:t>SEQ rownanie\* Ordinal\r 1 \* MERGEFORMAT</m:t>
                  </m:r>
                  <w:bookmarkEnd w:id="15"/>
                  <m:r>
                    <w:rPr>
                      <w:rFonts w:ascii="Cambria Math" w:hAnsi="Cambria Math"/>
                    </w:rPr>
                    <m:t xml:space="preserve"> </m:t>
                  </m:r>
                  <m:r>
                    <w:rPr>
                      <w:rFonts w:ascii="Cambria Math" w:hAnsi="Cambria Math"/>
                      <w:i/>
                    </w:rPr>
                    <w:fldChar w:fldCharType="separate"/>
                  </m:r>
                  <m:r>
                    <w:rPr>
                      <w:rFonts w:ascii="Cambria Math" w:hAnsi="Cambria Math"/>
                      <w:noProof/>
                    </w:rPr>
                    <m:t>1.</m:t>
                  </m:r>
                  <m:r>
                    <w:rPr>
                      <w:rFonts w:ascii="Cambria Math" w:hAnsi="Cambria Math"/>
                      <w:i/>
                    </w:rPr>
                    <w:fldChar w:fldCharType="end"/>
                  </m:r>
                </m:e>
              </m:d>
            </m:e>
          </m:eqArr>
        </m:oMath>
      </m:oMathPara>
    </w:p>
    <w:p w14:paraId="615662DD" w14:textId="7CD9C666" w:rsidR="00A35B0B" w:rsidRPr="00A35B0B" w:rsidRDefault="00A35B0B" w:rsidP="00D52FEC">
      <w:pPr>
        <w:pStyle w:val="Tekstpods"/>
        <w:ind w:firstLine="0"/>
      </w:pPr>
    </w:p>
    <w:p w14:paraId="60112948" w14:textId="3E1EAE7D" w:rsidR="00D02120" w:rsidRPr="00B75994" w:rsidRDefault="3C639D3F" w:rsidP="00B75994">
      <w:pPr>
        <w:spacing w:line="360" w:lineRule="auto"/>
        <w:contextualSpacing/>
        <w:jc w:val="both"/>
        <w:rPr>
          <w:color w:val="000000" w:themeColor="text1"/>
          <w:szCs w:val="24"/>
        </w:rPr>
      </w:pPr>
      <w:r w:rsidRPr="00B75994">
        <w:rPr>
          <w:color w:val="000000" w:themeColor="text1"/>
          <w:szCs w:val="24"/>
        </w:rPr>
        <w:t>gdzie:</w:t>
      </w:r>
    </w:p>
    <w:p w14:paraId="1AB1ABDA" w14:textId="5C394CE5" w:rsidR="00D02120" w:rsidRPr="00B75994" w:rsidRDefault="3C639D3F" w:rsidP="00B75994">
      <w:pPr>
        <w:pStyle w:val="Akapitzlist"/>
        <w:numPr>
          <w:ilvl w:val="0"/>
          <w:numId w:val="6"/>
        </w:numPr>
        <w:spacing w:line="360" w:lineRule="auto"/>
        <w:jc w:val="both"/>
        <w:rPr>
          <w:color w:val="000000" w:themeColor="text1"/>
          <w:szCs w:val="24"/>
        </w:rPr>
      </w:pPr>
      <w:r w:rsidRPr="00B75994">
        <w:rPr>
          <w:color w:val="000000" w:themeColor="text1"/>
          <w:szCs w:val="24"/>
        </w:rPr>
        <w:t>v = to prędkość dźwięku w powietrzu,</w:t>
      </w:r>
    </w:p>
    <w:p w14:paraId="4122529D" w14:textId="047B15D2" w:rsidR="00D02120" w:rsidRPr="00B75994" w:rsidRDefault="3C639D3F" w:rsidP="00B75994">
      <w:pPr>
        <w:pStyle w:val="Akapitzlist"/>
        <w:numPr>
          <w:ilvl w:val="0"/>
          <w:numId w:val="6"/>
        </w:numPr>
        <w:spacing w:line="360" w:lineRule="auto"/>
        <w:jc w:val="both"/>
        <w:rPr>
          <w:color w:val="000000" w:themeColor="text1"/>
          <w:szCs w:val="24"/>
        </w:rPr>
      </w:pPr>
      <w:r w:rsidRPr="00B75994">
        <w:rPr>
          <w:color w:val="000000" w:themeColor="text1"/>
          <w:szCs w:val="24"/>
        </w:rPr>
        <w:t>γ - to stosunek ciepła właściwego powietrza przy stałym ciśnieniu do ciepła przy stałej objętości (dla powietrza wynosi on około 1,4),</w:t>
      </w:r>
    </w:p>
    <w:p w14:paraId="52AFE5B3" w14:textId="41B3E715" w:rsidR="00D02120" w:rsidRPr="00B75994" w:rsidRDefault="3C639D3F" w:rsidP="00B75994">
      <w:pPr>
        <w:pStyle w:val="Akapitzlist"/>
        <w:numPr>
          <w:ilvl w:val="0"/>
          <w:numId w:val="6"/>
        </w:numPr>
        <w:spacing w:line="360" w:lineRule="auto"/>
        <w:jc w:val="both"/>
        <w:rPr>
          <w:color w:val="000000" w:themeColor="text1"/>
          <w:szCs w:val="24"/>
        </w:rPr>
      </w:pPr>
      <w:r w:rsidRPr="00B75994">
        <w:rPr>
          <w:color w:val="000000" w:themeColor="text1"/>
          <w:szCs w:val="24"/>
        </w:rPr>
        <w:t>R - to uniwersalna stała gazowa dla powietrza (około 287 J/(</w:t>
      </w:r>
      <w:proofErr w:type="spellStart"/>
      <w:r w:rsidRPr="00B75994">
        <w:rPr>
          <w:color w:val="000000" w:themeColor="text1"/>
          <w:szCs w:val="24"/>
        </w:rPr>
        <w:t>kg·K</w:t>
      </w:r>
      <w:proofErr w:type="spellEnd"/>
      <w:r w:rsidRPr="00B75994">
        <w:rPr>
          <w:color w:val="000000" w:themeColor="text1"/>
          <w:szCs w:val="24"/>
        </w:rPr>
        <w:t>)),</w:t>
      </w:r>
    </w:p>
    <w:p w14:paraId="6BA815F4" w14:textId="3271F0A8" w:rsidR="00D02120" w:rsidRPr="00B75994" w:rsidRDefault="3C639D3F" w:rsidP="00B75994">
      <w:pPr>
        <w:pStyle w:val="Akapitzlist"/>
        <w:numPr>
          <w:ilvl w:val="0"/>
          <w:numId w:val="6"/>
        </w:numPr>
        <w:spacing w:line="360" w:lineRule="auto"/>
        <w:jc w:val="both"/>
        <w:rPr>
          <w:color w:val="000000" w:themeColor="text1"/>
          <w:szCs w:val="24"/>
        </w:rPr>
      </w:pPr>
      <w:r w:rsidRPr="00B75994">
        <w:rPr>
          <w:color w:val="000000" w:themeColor="text1"/>
          <w:szCs w:val="24"/>
        </w:rPr>
        <w:t>T - to temperatura powietrza w skali Kelvina (K).</w:t>
      </w:r>
    </w:p>
    <w:p w14:paraId="0F2BEA4F" w14:textId="5F641898" w:rsidR="00D02120" w:rsidRPr="00B75994" w:rsidRDefault="3C639D3F" w:rsidP="00B75994">
      <w:pPr>
        <w:pStyle w:val="Tekstpods"/>
        <w:spacing w:after="0" w:line="360" w:lineRule="auto"/>
        <w:contextualSpacing/>
        <w:rPr>
          <w:szCs w:val="24"/>
        </w:rPr>
      </w:pPr>
      <w:r w:rsidRPr="00B75994">
        <w:rPr>
          <w:szCs w:val="24"/>
        </w:rPr>
        <w:t>Z powyższego równania wynika, że prędkość dźwięku jest proporcjonalna do pierwiastka kwadratowego z temperatury. Wzrost temperatury powoduje wzrost energii kinetycznej cząsteczek, co prowadzi do szybszego przekazywania energii między nimi, zwiększając tym samym prędkość propagacji fali dźwiękowej. Praktycznie, przy wzroście temperatury o 1°C, prędkość dźwięku wzrasta o około 0,6 m/s.</w:t>
      </w:r>
    </w:p>
    <w:p w14:paraId="54D8FD7A" w14:textId="7AAED234" w:rsidR="00703897" w:rsidRPr="00B75994" w:rsidRDefault="00703897" w:rsidP="00B75994">
      <w:pPr>
        <w:pStyle w:val="Tekstpods"/>
        <w:spacing w:after="0" w:line="360" w:lineRule="auto"/>
        <w:ind w:firstLine="0"/>
        <w:contextualSpacing/>
        <w:rPr>
          <w:szCs w:val="24"/>
        </w:rPr>
      </w:pPr>
      <w:r w:rsidRPr="00B75994">
        <w:rPr>
          <w:szCs w:val="24"/>
        </w:rPr>
        <w:t>Przykładowe obliczenie wpływu temperatury na prędkość dźwięku</w:t>
      </w:r>
      <w:r w:rsidR="00D74B8C" w:rsidRPr="00B75994">
        <w:rPr>
          <w:szCs w:val="24"/>
        </w:rPr>
        <w:t xml:space="preserve">. </w:t>
      </w:r>
      <w:r w:rsidRPr="00B75994">
        <w:rPr>
          <w:szCs w:val="24"/>
        </w:rPr>
        <w:t>Jeśli przyjmiemy temperaturę T</w:t>
      </w:r>
      <w:ins w:id="16" w:author="Adam Milik" w:date="2025-01-08T15:44:00Z">
        <w:r w:rsidR="00B04B96">
          <w:rPr>
            <w:szCs w:val="24"/>
          </w:rPr>
          <w:t xml:space="preserve"> </w:t>
        </w:r>
      </w:ins>
      <w:r w:rsidRPr="00B75994">
        <w:rPr>
          <w:szCs w:val="24"/>
        </w:rPr>
        <w:t>=</w:t>
      </w:r>
      <w:ins w:id="17" w:author="Adam Milik" w:date="2025-01-08T15:44:00Z">
        <w:r w:rsidR="00B04B96">
          <w:rPr>
            <w:szCs w:val="24"/>
          </w:rPr>
          <w:t xml:space="preserve"> </w:t>
        </w:r>
      </w:ins>
      <w:r w:rsidRPr="00B75994">
        <w:rPr>
          <w:szCs w:val="24"/>
        </w:rPr>
        <w:t>293 K (20°C), możemy obliczyć prędkość dźwięku:</w:t>
      </w:r>
    </w:p>
    <w:p w14:paraId="4C0521BF" w14:textId="6BF2A7A0" w:rsidR="00D02120" w:rsidRPr="00B75994" w:rsidRDefault="00D02120" w:rsidP="00C347B6">
      <w:pPr>
        <w:spacing w:line="360" w:lineRule="auto"/>
        <w:contextualSpacing/>
        <w:jc w:val="center"/>
        <w:rPr>
          <w:color w:val="000000" w:themeColor="text1"/>
          <w:szCs w:val="24"/>
        </w:rPr>
      </w:pPr>
      <m:oMath>
        <m:r>
          <w:rPr>
            <w:rFonts w:ascii="Cambria Math" w:hAnsi="Cambria Math"/>
            <w:szCs w:val="24"/>
          </w:rPr>
          <m:t>ν = </m:t>
        </m:r>
        <m:rad>
          <m:radPr>
            <m:degHide m:val="1"/>
            <m:ctrlPr>
              <w:rPr>
                <w:rFonts w:ascii="Cambria Math" w:hAnsi="Cambria Math"/>
                <w:szCs w:val="24"/>
              </w:rPr>
            </m:ctrlPr>
          </m:radPr>
          <m:deg/>
          <m:e>
            <m:r>
              <w:rPr>
                <w:rFonts w:ascii="Cambria Math" w:hAnsi="Cambria Math"/>
                <w:szCs w:val="24"/>
              </w:rPr>
              <m:t>1.4×287 × 293</m:t>
            </m:r>
          </m:e>
        </m:rad>
      </m:oMath>
      <w:r w:rsidR="3C639D3F" w:rsidRPr="00B75994">
        <w:rPr>
          <w:color w:val="000000" w:themeColor="text1"/>
          <w:szCs w:val="24"/>
        </w:rPr>
        <w:t xml:space="preserve">   </w:t>
      </w:r>
      <w:r w:rsidR="00E356B9" w:rsidRPr="00B75994">
        <w:rPr>
          <w:color w:val="000000" w:themeColor="text1"/>
          <w:szCs w:val="24"/>
        </w:rPr>
        <w:t>≈ 343</w:t>
      </w:r>
      <w:r w:rsidR="3C639D3F" w:rsidRPr="00B75994">
        <w:rPr>
          <w:color w:val="000000" w:themeColor="text1"/>
          <w:szCs w:val="24"/>
        </w:rPr>
        <w:t>m/s</w:t>
      </w:r>
    </w:p>
    <w:p w14:paraId="1CE465F8" w14:textId="2524667B" w:rsidR="00D02120" w:rsidRPr="00B75994" w:rsidRDefault="3C639D3F" w:rsidP="00B75994">
      <w:pPr>
        <w:spacing w:line="360" w:lineRule="auto"/>
        <w:contextualSpacing/>
        <w:jc w:val="both"/>
        <w:rPr>
          <w:color w:val="000000" w:themeColor="text1"/>
          <w:szCs w:val="24"/>
        </w:rPr>
      </w:pPr>
      <w:r w:rsidRPr="00B75994">
        <w:rPr>
          <w:color w:val="000000" w:themeColor="text1"/>
          <w:szCs w:val="24"/>
        </w:rPr>
        <w:t>Gdy temperatura wzrośnie do T=313 K(40°C):</w:t>
      </w:r>
    </w:p>
    <w:p w14:paraId="2A0AC9CB" w14:textId="744C1B12" w:rsidR="00D02120" w:rsidRPr="00B75994" w:rsidRDefault="00D02120" w:rsidP="00C347B6">
      <w:pPr>
        <w:spacing w:line="360" w:lineRule="auto"/>
        <w:contextualSpacing/>
        <w:jc w:val="center"/>
        <w:rPr>
          <w:color w:val="000000" w:themeColor="text1"/>
          <w:szCs w:val="24"/>
        </w:rPr>
      </w:pPr>
      <m:oMath>
        <m:r>
          <w:rPr>
            <w:rFonts w:ascii="Cambria Math" w:hAnsi="Cambria Math"/>
            <w:szCs w:val="24"/>
          </w:rPr>
          <m:t>ν = </m:t>
        </m:r>
        <m:rad>
          <m:radPr>
            <m:degHide m:val="1"/>
            <m:ctrlPr>
              <w:rPr>
                <w:rFonts w:ascii="Cambria Math" w:hAnsi="Cambria Math"/>
                <w:szCs w:val="24"/>
              </w:rPr>
            </m:ctrlPr>
          </m:radPr>
          <m:deg/>
          <m:e>
            <m:r>
              <w:rPr>
                <w:rFonts w:ascii="Cambria Math" w:hAnsi="Cambria Math"/>
                <w:szCs w:val="24"/>
              </w:rPr>
              <m:t>1.4×287 × 313</m:t>
            </m:r>
          </m:e>
        </m:rad>
      </m:oMath>
      <w:r w:rsidR="3C639D3F" w:rsidRPr="00B75994">
        <w:rPr>
          <w:color w:val="000000" w:themeColor="text1"/>
          <w:szCs w:val="24"/>
        </w:rPr>
        <w:t xml:space="preserve">  </w:t>
      </w:r>
      <w:r w:rsidR="00E356B9" w:rsidRPr="00B75994">
        <w:rPr>
          <w:color w:val="000000" w:themeColor="text1"/>
          <w:szCs w:val="24"/>
        </w:rPr>
        <w:t>≈ 354</w:t>
      </w:r>
      <w:r w:rsidR="3C639D3F" w:rsidRPr="00B75994">
        <w:rPr>
          <w:color w:val="000000" w:themeColor="text1"/>
          <w:szCs w:val="24"/>
        </w:rPr>
        <w:t>m/s</w:t>
      </w:r>
    </w:p>
    <w:p w14:paraId="6C1C31C9" w14:textId="785ACE9F" w:rsidR="00D02120" w:rsidRPr="00B75994" w:rsidRDefault="3C639D3F" w:rsidP="00B75994">
      <w:pPr>
        <w:spacing w:line="360" w:lineRule="auto"/>
        <w:contextualSpacing/>
        <w:jc w:val="both"/>
        <w:rPr>
          <w:color w:val="000000" w:themeColor="text1"/>
          <w:szCs w:val="24"/>
        </w:rPr>
      </w:pPr>
      <w:r w:rsidRPr="00B75994">
        <w:rPr>
          <w:color w:val="000000" w:themeColor="text1"/>
          <w:szCs w:val="24"/>
        </w:rPr>
        <w:t>Zmiana temperatury o 20°C spowodowała wzrost prędkości fali dźwiękowej o około 11 m/s.</w:t>
      </w:r>
    </w:p>
    <w:p w14:paraId="13AA6AA9" w14:textId="333F1A70" w:rsidR="00D02120" w:rsidRPr="00B75994" w:rsidRDefault="00703897" w:rsidP="00B75994">
      <w:pPr>
        <w:pStyle w:val="Tekstpods"/>
        <w:spacing w:after="0" w:line="360" w:lineRule="auto"/>
        <w:ind w:firstLine="0"/>
        <w:contextualSpacing/>
        <w:rPr>
          <w:szCs w:val="24"/>
        </w:rPr>
      </w:pPr>
      <w:r w:rsidRPr="00B75994">
        <w:rPr>
          <w:szCs w:val="24"/>
        </w:rPr>
        <w:t>Wpływ wysokości (ciśnienia) na prędkość fali ultradźwiękowej w</w:t>
      </w:r>
      <w:r w:rsidR="3C639D3F" w:rsidRPr="00B75994">
        <w:rPr>
          <w:szCs w:val="24"/>
        </w:rPr>
        <w:t xml:space="preserve"> miarę wzrostu wysokości nad ziemią zmniejsza się gęstość i ciśnienie powietrza. W typowych warunkach atmosferycznych, przy niskich wysokościach, prędkość dźwięku zależy przede wszystkim od temperatury, a wpływ ciśnienia jest stosunkowo niewielki. Wynika to z faktu, że zmiana ciśnienia wpływa równocześnie na gęstość powietrza, co wzajemnie się kompensuje w równaniu prędkości dźwięku dla gazów idealnych.</w:t>
      </w:r>
    </w:p>
    <w:p w14:paraId="5861CA1D" w14:textId="335EC343" w:rsidR="00D02120" w:rsidRPr="00B75994" w:rsidRDefault="3C639D3F" w:rsidP="00B75994">
      <w:pPr>
        <w:pStyle w:val="Tekstpods"/>
        <w:spacing w:after="0" w:line="360" w:lineRule="auto"/>
        <w:contextualSpacing/>
        <w:rPr>
          <w:szCs w:val="24"/>
        </w:rPr>
      </w:pPr>
      <w:r w:rsidRPr="00B75994">
        <w:rPr>
          <w:szCs w:val="24"/>
        </w:rPr>
        <w:t xml:space="preserve">W wyższych warstwach atmosfery, gdzie spada zarówno temperatura, jak i ciśnienie, prędkość fali ultradźwiękowej będzie mniejsza. Na przykład, w warunkach standardowych przy 0°C i ciśnieniu 1013 </w:t>
      </w:r>
      <w:proofErr w:type="spellStart"/>
      <w:r w:rsidRPr="00B75994">
        <w:rPr>
          <w:szCs w:val="24"/>
        </w:rPr>
        <w:t>hPa</w:t>
      </w:r>
      <w:proofErr w:type="spellEnd"/>
      <w:r w:rsidRPr="00B75994">
        <w:rPr>
          <w:szCs w:val="24"/>
        </w:rPr>
        <w:t xml:space="preserve"> prędkość dźwięku wynosi około 331 m/s. Na wysokości około </w:t>
      </w:r>
      <w:r w:rsidRPr="00B75994">
        <w:rPr>
          <w:szCs w:val="24"/>
        </w:rPr>
        <w:lastRenderedPageBreak/>
        <w:t xml:space="preserve">10 000 m, gdzie temperatura spada do około -50°C, a ciśnienie do około 250 </w:t>
      </w:r>
      <w:proofErr w:type="spellStart"/>
      <w:r w:rsidRPr="00B75994">
        <w:rPr>
          <w:szCs w:val="24"/>
        </w:rPr>
        <w:t>hPa</w:t>
      </w:r>
      <w:proofErr w:type="spellEnd"/>
      <w:r w:rsidRPr="00B75994">
        <w:rPr>
          <w:szCs w:val="24"/>
        </w:rPr>
        <w:t>, prędkość dźwięku spada do około 295 m/s.</w:t>
      </w:r>
    </w:p>
    <w:p w14:paraId="0286034B" w14:textId="77777777" w:rsidR="00703897" w:rsidRPr="00B75994" w:rsidRDefault="00703897" w:rsidP="00B75994">
      <w:pPr>
        <w:pStyle w:val="Tekstpods"/>
        <w:spacing w:after="0" w:line="360" w:lineRule="auto"/>
        <w:contextualSpacing/>
        <w:rPr>
          <w:szCs w:val="24"/>
        </w:rPr>
      </w:pPr>
      <w:r w:rsidRPr="00B75994">
        <w:rPr>
          <w:szCs w:val="24"/>
        </w:rPr>
        <w:t>Pomimo tego, że prędkość dźwięku nie jest bezpośrednio zależna od ciśnienia przy stałej temperaturze, spadek ciśnienia na dużych wysokościach wpływa na rozchodzenie się fal ultradźwiękowych. Na wysokości 10 000 m fale ultradźwiękowe propagują się wolniej niż na poziomie morza, co należy uwzględniać w projektowaniu urządzeń i sensorów pracujących na różnych wysokościach.</w:t>
      </w:r>
    </w:p>
    <w:p w14:paraId="10421D98" w14:textId="23EAD1F9" w:rsidR="00D02120" w:rsidRPr="00B75994" w:rsidRDefault="3C639D3F" w:rsidP="00B75994">
      <w:pPr>
        <w:pStyle w:val="Tekstpods"/>
        <w:spacing w:after="0" w:line="360" w:lineRule="auto"/>
        <w:contextualSpacing/>
        <w:rPr>
          <w:szCs w:val="24"/>
        </w:rPr>
      </w:pPr>
      <w:r w:rsidRPr="00B75994">
        <w:rPr>
          <w:szCs w:val="24"/>
        </w:rPr>
        <w:t>Zarówno temperatura, jak i wysokość nad poziomem morza znacząco wpływają na prędkość rozchodzenia się fal ultradźwiękowych. Podczas gdy wzrost temperatury powoduje wzrost prędkości fali, wzrost wysokości nad ziemią — ze względu na spadek temperatury i ciśnienia — przyczynia się do jej zmniejszenia. Przy projektowaniu urządzeń ultradźwiękowych lub analizie propagacji fali należy zatem uwzględniać te czynniki, aby zapewnić dokładność i efektywność działania systemów opartych na falach ultradźwiękowych.</w:t>
      </w:r>
    </w:p>
    <w:p w14:paraId="2274B630" w14:textId="69991464" w:rsidR="00D02120" w:rsidRPr="00B75994" w:rsidRDefault="00D02120" w:rsidP="00B75994">
      <w:pPr>
        <w:spacing w:line="360" w:lineRule="auto"/>
        <w:contextualSpacing/>
        <w:jc w:val="both"/>
        <w:rPr>
          <w:color w:val="000000" w:themeColor="text1"/>
          <w:szCs w:val="24"/>
        </w:rPr>
      </w:pPr>
    </w:p>
    <w:p w14:paraId="3475BD01" w14:textId="17BC3441" w:rsidR="00C0661E" w:rsidRPr="00B75994" w:rsidRDefault="002432C8" w:rsidP="00B75994">
      <w:pPr>
        <w:pStyle w:val="Nagwek2"/>
        <w:spacing w:before="0" w:after="0" w:line="360" w:lineRule="auto"/>
        <w:contextualSpacing/>
        <w:jc w:val="both"/>
        <w:rPr>
          <w:sz w:val="24"/>
          <w:szCs w:val="24"/>
        </w:rPr>
      </w:pPr>
      <w:bookmarkStart w:id="18" w:name="_Toc187605607"/>
      <w:r w:rsidRPr="00B75994">
        <w:rPr>
          <w:sz w:val="24"/>
          <w:szCs w:val="24"/>
        </w:rPr>
        <w:t>Ultradźwiękowy czujnik odległości</w:t>
      </w:r>
      <w:bookmarkEnd w:id="18"/>
    </w:p>
    <w:p w14:paraId="5922B0E9" w14:textId="59F2C037" w:rsidR="00D02120" w:rsidRPr="00B75994" w:rsidRDefault="22CECAB6" w:rsidP="00B75994">
      <w:pPr>
        <w:pStyle w:val="Tekstpods"/>
        <w:spacing w:after="0" w:line="360" w:lineRule="auto"/>
        <w:contextualSpacing/>
        <w:rPr>
          <w:szCs w:val="24"/>
        </w:rPr>
      </w:pPr>
      <w:r w:rsidRPr="00B75994">
        <w:rPr>
          <w:szCs w:val="24"/>
        </w:rPr>
        <w:t>Ultradźwiękowe czujniki odległości, takie jak HC-SR04, opierają się na zjawiskach fizycznych wykorzystujących fale dźwiękowe o wysokiej częstotliwości, które są niesłyszalne dla ludzkiego ucha. Oto szczegółowy opis ich działania i właściwości</w:t>
      </w:r>
      <w:r w:rsidR="00703897" w:rsidRPr="00B75994">
        <w:rPr>
          <w:szCs w:val="24"/>
        </w:rPr>
        <w:t>.</w:t>
      </w:r>
    </w:p>
    <w:p w14:paraId="5467F53E" w14:textId="49859D50" w:rsidR="00D02120" w:rsidRPr="00B75994" w:rsidRDefault="00C0661E" w:rsidP="00B75994">
      <w:pPr>
        <w:pStyle w:val="Tekstpods"/>
        <w:spacing w:after="0" w:line="360" w:lineRule="auto"/>
        <w:contextualSpacing/>
        <w:rPr>
          <w:szCs w:val="24"/>
        </w:rPr>
      </w:pPr>
      <w:r w:rsidRPr="00B75994">
        <w:rPr>
          <w:szCs w:val="24"/>
        </w:rPr>
        <w:t>Ultradźwiękowy czujnik odległości</w:t>
      </w:r>
      <w:r w:rsidR="22CECAB6" w:rsidRPr="00B75994">
        <w:rPr>
          <w:szCs w:val="24"/>
        </w:rPr>
        <w:t xml:space="preserve"> mierzy odległość na podstawie czasu przelotu </w:t>
      </w:r>
      <w:r w:rsidRPr="00B75994">
        <w:rPr>
          <w:szCs w:val="24"/>
        </w:rPr>
        <w:t>fali</w:t>
      </w:r>
      <w:r w:rsidR="22CECAB6" w:rsidRPr="00B75994">
        <w:rPr>
          <w:szCs w:val="24"/>
        </w:rPr>
        <w:t xml:space="preserve"> ultradźwiękowe</w:t>
      </w:r>
      <w:r w:rsidRPr="00B75994">
        <w:rPr>
          <w:szCs w:val="24"/>
        </w:rPr>
        <w:t>j</w:t>
      </w:r>
      <w:r w:rsidR="22CECAB6" w:rsidRPr="00B75994">
        <w:rPr>
          <w:szCs w:val="24"/>
        </w:rPr>
        <w:t>. Generuje on falę dźwiękową, która przemieszcza się w powietrzu, odbija się od przeszkody, a następnie wraca do odbiornika. Czas pomiędzy wysłaniem a odebraniem fali pozwala wyliczyć odległość na podstawie prędkości</w:t>
      </w:r>
      <w:r w:rsidRPr="00B75994">
        <w:rPr>
          <w:szCs w:val="24"/>
        </w:rPr>
        <w:t xml:space="preserve"> rozchodzenia się fali</w:t>
      </w:r>
      <w:r w:rsidR="22CECAB6" w:rsidRPr="00B75994">
        <w:rPr>
          <w:szCs w:val="24"/>
        </w:rPr>
        <w:t xml:space="preserve"> dźwięk</w:t>
      </w:r>
      <w:r w:rsidRPr="00B75994">
        <w:rPr>
          <w:szCs w:val="24"/>
        </w:rPr>
        <w:t>owej</w:t>
      </w:r>
      <w:r w:rsidR="22CECAB6" w:rsidRPr="00B75994">
        <w:rPr>
          <w:szCs w:val="24"/>
        </w:rPr>
        <w:t xml:space="preserve"> w danym </w:t>
      </w:r>
      <w:r w:rsidRPr="00B75994">
        <w:rPr>
          <w:szCs w:val="24"/>
        </w:rPr>
        <w:t>ośrodku</w:t>
      </w:r>
      <w:r w:rsidR="22CECAB6" w:rsidRPr="00B75994">
        <w:rPr>
          <w:szCs w:val="24"/>
        </w:rPr>
        <w:t>.</w:t>
      </w:r>
      <w:r w:rsidR="00703897" w:rsidRPr="00B75994">
        <w:rPr>
          <w:szCs w:val="24"/>
        </w:rPr>
        <w:t xml:space="preserve"> </w:t>
      </w:r>
      <w:r w:rsidR="22CECAB6" w:rsidRPr="00B75994">
        <w:rPr>
          <w:szCs w:val="24"/>
        </w:rPr>
        <w:t>Częstotliwość fal</w:t>
      </w:r>
      <w:r w:rsidRPr="00B75994">
        <w:rPr>
          <w:szCs w:val="24"/>
        </w:rPr>
        <w:t xml:space="preserve"> ultradźwiękowych</w:t>
      </w:r>
      <w:r w:rsidR="22CECAB6" w:rsidRPr="00B75994">
        <w:rPr>
          <w:szCs w:val="24"/>
        </w:rPr>
        <w:t xml:space="preserve"> waha się od 20 kHz do nawet 50 MHz</w:t>
      </w:r>
      <w:r w:rsidRPr="00B75994">
        <w:rPr>
          <w:szCs w:val="24"/>
        </w:rPr>
        <w:t>.</w:t>
      </w:r>
      <w:r w:rsidR="22CECAB6" w:rsidRPr="00B75994">
        <w:rPr>
          <w:szCs w:val="24"/>
        </w:rPr>
        <w:t xml:space="preserve"> </w:t>
      </w:r>
      <w:r w:rsidRPr="00B75994">
        <w:rPr>
          <w:szCs w:val="24"/>
        </w:rPr>
        <w:t>W</w:t>
      </w:r>
      <w:r w:rsidR="22CECAB6" w:rsidRPr="00B75994">
        <w:rPr>
          <w:szCs w:val="24"/>
        </w:rPr>
        <w:t xml:space="preserve"> zależności od zastosowania</w:t>
      </w:r>
      <w:r w:rsidRPr="00B75994">
        <w:rPr>
          <w:szCs w:val="24"/>
        </w:rPr>
        <w:t xml:space="preserve"> dobiera się odpowiednią cz</w:t>
      </w:r>
      <w:r w:rsidR="00CC4B39">
        <w:rPr>
          <w:szCs w:val="24"/>
        </w:rPr>
        <w:t>ę</w:t>
      </w:r>
      <w:r w:rsidRPr="00B75994">
        <w:rPr>
          <w:szCs w:val="24"/>
        </w:rPr>
        <w:t>stotliwoś</w:t>
      </w:r>
      <w:r w:rsidR="00CC4B39">
        <w:rPr>
          <w:szCs w:val="24"/>
        </w:rPr>
        <w:t>ć</w:t>
      </w:r>
      <w:r w:rsidRPr="00B75994">
        <w:rPr>
          <w:szCs w:val="24"/>
        </w:rPr>
        <w:t xml:space="preserve"> sygnał</w:t>
      </w:r>
      <w:r w:rsidR="00CC4B39">
        <w:rPr>
          <w:szCs w:val="24"/>
        </w:rPr>
        <w:t>u</w:t>
      </w:r>
      <w:r w:rsidRPr="00B75994">
        <w:rPr>
          <w:szCs w:val="24"/>
        </w:rPr>
        <w:t xml:space="preserve"> co odpowiada również długości fali</w:t>
      </w:r>
      <w:r w:rsidR="22CECAB6" w:rsidRPr="00B75994">
        <w:rPr>
          <w:szCs w:val="24"/>
        </w:rPr>
        <w:t>.</w:t>
      </w:r>
      <w:r w:rsidRPr="00B75994">
        <w:rPr>
          <w:szCs w:val="24"/>
        </w:rPr>
        <w:t xml:space="preserve"> W przypadku urządzeń USG w celu uzyskania precyzyjnego obrazu narządów stosuje się głowice pracujące na wysokich częstotliwościach. W zastosowaniu przeznacz</w:t>
      </w:r>
      <w:r w:rsidR="00CC4B39">
        <w:rPr>
          <w:szCs w:val="24"/>
        </w:rPr>
        <w:t>o</w:t>
      </w:r>
      <w:r w:rsidRPr="00B75994">
        <w:rPr>
          <w:szCs w:val="24"/>
        </w:rPr>
        <w:t>nym do wykrywania przeszkód cz</w:t>
      </w:r>
      <w:r w:rsidR="00CC4B39">
        <w:rPr>
          <w:szCs w:val="24"/>
        </w:rPr>
        <w:t>ę</w:t>
      </w:r>
      <w:r w:rsidRPr="00B75994">
        <w:rPr>
          <w:szCs w:val="24"/>
        </w:rPr>
        <w:t>stotliwo</w:t>
      </w:r>
      <w:r w:rsidR="00CC4B39">
        <w:rPr>
          <w:szCs w:val="24"/>
        </w:rPr>
        <w:t>ś</w:t>
      </w:r>
      <w:r w:rsidRPr="00B75994">
        <w:rPr>
          <w:szCs w:val="24"/>
        </w:rPr>
        <w:t>ć fali wykorzystywanej do pomiaru będ</w:t>
      </w:r>
      <w:r w:rsidR="00703897" w:rsidRPr="00B75994">
        <w:rPr>
          <w:szCs w:val="24"/>
        </w:rPr>
        <w:t>zie się różnić w zależności od wielu czynników środowiskowych. P</w:t>
      </w:r>
      <w:r w:rsidR="22CECAB6" w:rsidRPr="00B75994">
        <w:rPr>
          <w:szCs w:val="24"/>
        </w:rPr>
        <w:t xml:space="preserve">rędkość dźwięku w powietrzu wynosi około 340 m/s, ale zależy od takich czynników jak temperatura, wilgotność, ciśnienie atmosferyczne i gęstość </w:t>
      </w:r>
      <w:r w:rsidR="00E356B9" w:rsidRPr="00B75994">
        <w:rPr>
          <w:szCs w:val="24"/>
        </w:rPr>
        <w:t>ośrodka,</w:t>
      </w:r>
      <w:r w:rsidRPr="00B75994">
        <w:rPr>
          <w:szCs w:val="24"/>
        </w:rPr>
        <w:t xml:space="preserve"> w który rozchodzi się fala</w:t>
      </w:r>
      <w:r w:rsidR="22CECAB6" w:rsidRPr="00B75994">
        <w:rPr>
          <w:szCs w:val="24"/>
        </w:rPr>
        <w:t>.</w:t>
      </w:r>
    </w:p>
    <w:p w14:paraId="6969DD6F" w14:textId="3E288447" w:rsidR="00D02120" w:rsidRPr="00B75994" w:rsidRDefault="22CECAB6" w:rsidP="00B75994">
      <w:pPr>
        <w:pStyle w:val="Tekstpods"/>
        <w:spacing w:after="0" w:line="360" w:lineRule="auto"/>
        <w:contextualSpacing/>
        <w:rPr>
          <w:color w:val="000000" w:themeColor="text1"/>
          <w:szCs w:val="24"/>
        </w:rPr>
      </w:pPr>
      <w:r w:rsidRPr="00B75994">
        <w:rPr>
          <w:szCs w:val="24"/>
        </w:rPr>
        <w:t xml:space="preserve">Czujniki ultradźwiękowe charakteryzują się dużą niezależnością od rodzaju materiału i koloru powierzchni, na którą pada fala. Nie są one również podatne na warunki optyczne </w:t>
      </w:r>
      <w:r w:rsidRPr="00B75994">
        <w:rPr>
          <w:szCs w:val="24"/>
        </w:rPr>
        <w:lastRenderedPageBreak/>
        <w:t>(np. oświetlenie), co czyni je wszechstronnym rozwiązaniem w różnych środowiskach</w:t>
      </w:r>
      <w:r w:rsidR="5D3FFC12" w:rsidRPr="00B75994">
        <w:rPr>
          <w:szCs w:val="24"/>
        </w:rPr>
        <w:t>.</w:t>
      </w:r>
      <w:r w:rsidR="00D04590" w:rsidRPr="00B75994">
        <w:rPr>
          <w:szCs w:val="24"/>
        </w:rPr>
        <w:t xml:space="preserve"> Przeszkodami mogą okazać się </w:t>
      </w:r>
      <w:r w:rsidR="00D04590" w:rsidRPr="00B75994">
        <w:rPr>
          <w:b/>
          <w:bCs/>
          <w:color w:val="000000" w:themeColor="text1"/>
          <w:szCs w:val="24"/>
        </w:rPr>
        <w:t>m</w:t>
      </w:r>
      <w:r w:rsidRPr="00B75994">
        <w:rPr>
          <w:b/>
          <w:bCs/>
          <w:color w:val="000000" w:themeColor="text1"/>
          <w:szCs w:val="24"/>
        </w:rPr>
        <w:t>ateriały absorbujące wibracje</w:t>
      </w:r>
      <w:r w:rsidRPr="00B75994">
        <w:rPr>
          <w:color w:val="000000" w:themeColor="text1"/>
          <w:szCs w:val="24"/>
        </w:rPr>
        <w:t>: Przedmioty wykonane z materiałów pochłaniających fale dźwiękowe mogą powodować zakłócenia w pomiarach.</w:t>
      </w:r>
      <w:r w:rsidR="00D04590" w:rsidRPr="00B75994">
        <w:rPr>
          <w:color w:val="000000" w:themeColor="text1"/>
          <w:szCs w:val="24"/>
        </w:rPr>
        <w:t xml:space="preserve"> Oraz</w:t>
      </w:r>
      <w:r w:rsidR="0049648E" w:rsidRPr="00B75994">
        <w:rPr>
          <w:color w:val="000000" w:themeColor="text1"/>
          <w:szCs w:val="24"/>
        </w:rPr>
        <w:t xml:space="preserve"> </w:t>
      </w:r>
      <w:del w:id="19" w:author="Adam Milik" w:date="2025-01-08T19:56:00Z">
        <w:r w:rsidR="00D04590" w:rsidRPr="00B75994" w:rsidDel="00CC4B39">
          <w:rPr>
            <w:color w:val="000000" w:themeColor="text1"/>
            <w:szCs w:val="24"/>
          </w:rPr>
          <w:delText xml:space="preserve"> </w:delText>
        </w:r>
      </w:del>
      <w:r w:rsidR="00D04590" w:rsidRPr="00B75994">
        <w:rPr>
          <w:b/>
          <w:bCs/>
          <w:color w:val="000000" w:themeColor="text1"/>
          <w:szCs w:val="24"/>
        </w:rPr>
        <w:t>cz</w:t>
      </w:r>
      <w:r w:rsidRPr="00B75994">
        <w:rPr>
          <w:b/>
          <w:bCs/>
          <w:color w:val="000000" w:themeColor="text1"/>
          <w:szCs w:val="24"/>
        </w:rPr>
        <w:t>ynniki środowiskowe</w:t>
      </w:r>
      <w:r w:rsidRPr="00B75994">
        <w:rPr>
          <w:color w:val="000000" w:themeColor="text1"/>
          <w:szCs w:val="24"/>
        </w:rPr>
        <w:t>: Parametry takie jak wilgotność czy temperatura wpływają na prędkość dźwięku, co może wymagać kalibracji czujnika.</w:t>
      </w:r>
    </w:p>
    <w:p w14:paraId="0E4F403A" w14:textId="77777777" w:rsidR="003756F1" w:rsidRPr="00B75994" w:rsidRDefault="00D04590" w:rsidP="00B75994">
      <w:pPr>
        <w:pStyle w:val="Tekstpods"/>
        <w:spacing w:after="0" w:line="360" w:lineRule="auto"/>
        <w:contextualSpacing/>
        <w:rPr>
          <w:color w:val="000000" w:themeColor="text1"/>
          <w:szCs w:val="24"/>
        </w:rPr>
      </w:pPr>
      <w:r w:rsidRPr="00B75994">
        <w:rPr>
          <w:color w:val="000000" w:themeColor="text1"/>
          <w:szCs w:val="24"/>
        </w:rPr>
        <w:t>Zastosowaniem Czujników ultradźwiękowych jest np. Robotyka, Przemysł czy Monitorowanie poziomu cieczy. Czujniki ultradźwiękowe są powszechnie używane w robotyce do wykrywania przeszkód i nawigacji bezkontaktowej, wykorzystywane są do kontroli jakości, wykrywania nieciągłości w materiałach, pomiaru grubości (np. w detekcji korozji) oraz pozycjonowania narzędzi i materiałów, lub detekcji poziomu wody i innych cieczy w zbiornikach.</w:t>
      </w:r>
    </w:p>
    <w:p w14:paraId="47C94C08" w14:textId="0F41DAF5" w:rsidR="00D02120" w:rsidRPr="00B75994" w:rsidRDefault="00CC4B39" w:rsidP="00B75994">
      <w:pPr>
        <w:pStyle w:val="Tekstpods"/>
        <w:spacing w:after="0" w:line="360" w:lineRule="auto"/>
        <w:contextualSpacing/>
        <w:rPr>
          <w:szCs w:val="24"/>
        </w:rPr>
      </w:pPr>
      <w:r>
        <w:rPr>
          <w:color w:val="000000" w:themeColor="text1"/>
          <w:szCs w:val="24"/>
        </w:rPr>
        <w:t>Czujniki</w:t>
      </w:r>
      <w:r w:rsidRPr="00B75994">
        <w:rPr>
          <w:color w:val="000000" w:themeColor="text1"/>
          <w:szCs w:val="24"/>
        </w:rPr>
        <w:t xml:space="preserve"> </w:t>
      </w:r>
      <w:r w:rsidR="22CECAB6" w:rsidRPr="00B75994">
        <w:rPr>
          <w:color w:val="000000" w:themeColor="text1"/>
          <w:szCs w:val="24"/>
        </w:rPr>
        <w:t>mogą mieć wyjście cyfrowe (przełączające) lub analogowe, zależnie od producenta i modelu.</w:t>
      </w:r>
      <w:r w:rsidR="003756F1" w:rsidRPr="00B75994">
        <w:rPr>
          <w:color w:val="000000" w:themeColor="text1"/>
          <w:szCs w:val="24"/>
        </w:rPr>
        <w:t xml:space="preserve"> </w:t>
      </w:r>
      <w:r w:rsidR="22CECAB6" w:rsidRPr="00B75994">
        <w:rPr>
          <w:color w:val="000000" w:themeColor="text1"/>
          <w:szCs w:val="24"/>
        </w:rPr>
        <w:t>Zakres pomiaru wynosi zazwyczaj od 30 mm do 10 m, przy czym specyfika zależy od typu i konstrukcji urządzenia.</w:t>
      </w:r>
    </w:p>
    <w:p w14:paraId="6363BAFE" w14:textId="2367B5C6" w:rsidR="00D02120" w:rsidRPr="00B75994" w:rsidRDefault="22CECAB6" w:rsidP="00B75994">
      <w:pPr>
        <w:pStyle w:val="Tekstpods"/>
        <w:spacing w:after="0" w:line="360" w:lineRule="auto"/>
        <w:contextualSpacing/>
        <w:rPr>
          <w:szCs w:val="24"/>
        </w:rPr>
      </w:pPr>
      <w:r w:rsidRPr="00B75994">
        <w:rPr>
          <w:szCs w:val="24"/>
        </w:rPr>
        <w:t>Ultradźwiękowe czujniki są uniwersalnym narzędziem do pomiarów odległości i detekcji obiektów. Dzięki ich niezależności od czynników optycznych i możliwości dostosowania do różnych warunków są stosowane w wielu dziedzinach, od prostych aplikacji konsumenckich po zaawansowane systemy przemysłowe i badawcze. Jednakże należy uwzględniać ograniczenia wynikające z absorpcji dźwięku przez niektóre materiały oraz wpływ zmiennych środowiskowych na dokładność pomiaru.</w:t>
      </w:r>
      <w:sdt>
        <w:sdtPr>
          <w:rPr>
            <w:szCs w:val="24"/>
            <w:vertAlign w:val="superscript"/>
          </w:rPr>
          <w:id w:val="-999428513"/>
          <w:citation/>
        </w:sdtPr>
        <w:sdtContent>
          <w:r w:rsidR="00C347B6" w:rsidRPr="00C347B6">
            <w:rPr>
              <w:szCs w:val="24"/>
              <w:vertAlign w:val="superscript"/>
            </w:rPr>
            <w:fldChar w:fldCharType="begin"/>
          </w:r>
          <w:r w:rsidR="00C347B6" w:rsidRPr="00C347B6">
            <w:rPr>
              <w:szCs w:val="24"/>
              <w:vertAlign w:val="superscript"/>
            </w:rPr>
            <w:instrText xml:space="preserve"> CITATION Ele15 \l 1045 </w:instrText>
          </w:r>
          <w:r w:rsidR="00C347B6" w:rsidRPr="00C347B6">
            <w:rPr>
              <w:szCs w:val="24"/>
              <w:vertAlign w:val="superscript"/>
            </w:rPr>
            <w:fldChar w:fldCharType="separate"/>
          </w:r>
          <w:r w:rsidR="00C347B6" w:rsidRPr="00C347B6">
            <w:rPr>
              <w:noProof/>
              <w:szCs w:val="24"/>
              <w:vertAlign w:val="superscript"/>
            </w:rPr>
            <w:t xml:space="preserve"> [3]</w:t>
          </w:r>
          <w:r w:rsidR="00C347B6" w:rsidRPr="00C347B6">
            <w:rPr>
              <w:szCs w:val="24"/>
              <w:vertAlign w:val="superscript"/>
            </w:rPr>
            <w:fldChar w:fldCharType="end"/>
          </w:r>
        </w:sdtContent>
      </w:sdt>
    </w:p>
    <w:p w14:paraId="00FB133B" w14:textId="1255BA02" w:rsidR="00D04590" w:rsidRPr="00B75994" w:rsidRDefault="00E356B9" w:rsidP="00B75994">
      <w:pPr>
        <w:pStyle w:val="Nagwek2"/>
        <w:spacing w:before="0" w:after="0" w:line="360" w:lineRule="auto"/>
        <w:contextualSpacing/>
        <w:jc w:val="both"/>
        <w:rPr>
          <w:sz w:val="24"/>
          <w:szCs w:val="24"/>
        </w:rPr>
      </w:pPr>
      <w:bookmarkStart w:id="20" w:name="_Toc187605608"/>
      <w:r w:rsidRPr="00CC4B39">
        <w:rPr>
          <w:sz w:val="24"/>
          <w:szCs w:val="24"/>
        </w:rPr>
        <w:t>Serwomechanizm</w:t>
      </w:r>
      <w:r w:rsidRPr="00CC4B39" w:rsidDel="00CC4B39">
        <w:rPr>
          <w:sz w:val="24"/>
          <w:szCs w:val="24"/>
        </w:rPr>
        <w:t xml:space="preserve"> </w:t>
      </w:r>
      <w:r w:rsidRPr="00B75994">
        <w:rPr>
          <w:sz w:val="24"/>
          <w:szCs w:val="24"/>
        </w:rPr>
        <w:t>SG</w:t>
      </w:r>
      <w:r w:rsidR="00D04590" w:rsidRPr="00B75994">
        <w:rPr>
          <w:sz w:val="24"/>
          <w:szCs w:val="24"/>
        </w:rPr>
        <w:t>90</w:t>
      </w:r>
      <w:bookmarkEnd w:id="20"/>
    </w:p>
    <w:p w14:paraId="4BEB4D9E" w14:textId="56091B0E" w:rsidR="00017ECC" w:rsidRPr="00B75994" w:rsidRDefault="00CC4B39" w:rsidP="00B75994">
      <w:pPr>
        <w:pStyle w:val="Tekstpods"/>
        <w:spacing w:after="0" w:line="360" w:lineRule="auto"/>
        <w:contextualSpacing/>
        <w:rPr>
          <w:szCs w:val="24"/>
        </w:rPr>
      </w:pPr>
      <w:r w:rsidRPr="00B75994">
        <w:rPr>
          <w:szCs w:val="24"/>
        </w:rPr>
        <w:t>Serwom</w:t>
      </w:r>
      <w:r>
        <w:rPr>
          <w:szCs w:val="24"/>
        </w:rPr>
        <w:t>echanizmy</w:t>
      </w:r>
      <w:r w:rsidRPr="00B75994">
        <w:rPr>
          <w:szCs w:val="24"/>
        </w:rPr>
        <w:t xml:space="preserve"> </w:t>
      </w:r>
      <w:r w:rsidR="00D04590" w:rsidRPr="00B75994">
        <w:rPr>
          <w:szCs w:val="24"/>
        </w:rPr>
        <w:t>takie jak użyty w tym projekcie SG90 są powszechnie używanymi, niewielkimi i precyzyjnymi silnikami używanymi w robotyce, modelarstwie i Automatyce. SG90 to popularny model mikro-serwomechanizmu, który działa na zasadzie precyzyjnego sterowania kątem obrotu za pomocą sygnału PWM (</w:t>
      </w:r>
      <w:proofErr w:type="spellStart"/>
      <w:r w:rsidR="00D04590" w:rsidRPr="00B75994">
        <w:rPr>
          <w:szCs w:val="24"/>
        </w:rPr>
        <w:t>Pulse</w:t>
      </w:r>
      <w:proofErr w:type="spellEnd"/>
      <w:r w:rsidR="00D04590" w:rsidRPr="00B75994">
        <w:rPr>
          <w:szCs w:val="24"/>
        </w:rPr>
        <w:t xml:space="preserve"> </w:t>
      </w:r>
      <w:proofErr w:type="spellStart"/>
      <w:r w:rsidR="00D04590" w:rsidRPr="00B75994">
        <w:rPr>
          <w:szCs w:val="24"/>
        </w:rPr>
        <w:t>Width</w:t>
      </w:r>
      <w:proofErr w:type="spellEnd"/>
      <w:r w:rsidR="00D04590" w:rsidRPr="00B75994">
        <w:rPr>
          <w:szCs w:val="24"/>
        </w:rPr>
        <w:t xml:space="preserve"> </w:t>
      </w:r>
      <w:proofErr w:type="spellStart"/>
      <w:r w:rsidR="00D04590" w:rsidRPr="00B75994">
        <w:rPr>
          <w:szCs w:val="24"/>
        </w:rPr>
        <w:t>Modulation</w:t>
      </w:r>
      <w:proofErr w:type="spellEnd"/>
      <w:r w:rsidR="00D04590" w:rsidRPr="00B75994">
        <w:rPr>
          <w:szCs w:val="24"/>
        </w:rPr>
        <w:t xml:space="preserve">). Wewnątrz znajduje się mały silnik prądu stałego, który </w:t>
      </w:r>
      <w:r w:rsidR="00990D12" w:rsidRPr="00990D12">
        <w:rPr>
          <w:szCs w:val="24"/>
        </w:rPr>
        <w:t>umo</w:t>
      </w:r>
      <w:r w:rsidR="00990D12">
        <w:rPr>
          <w:szCs w:val="24"/>
        </w:rPr>
        <w:t>ż</w:t>
      </w:r>
      <w:r w:rsidR="00990D12" w:rsidRPr="00990D12">
        <w:rPr>
          <w:szCs w:val="24"/>
        </w:rPr>
        <w:t>liwia ustawienie osi mechanizmu</w:t>
      </w:r>
      <w:r w:rsidR="00D04590" w:rsidRPr="00B75994">
        <w:rPr>
          <w:szCs w:val="24"/>
        </w:rPr>
        <w:t xml:space="preserve">. Przekładnia </w:t>
      </w:r>
      <w:r w:rsidR="00990D12">
        <w:rPr>
          <w:szCs w:val="24"/>
        </w:rPr>
        <w:t xml:space="preserve">redukcyjna </w:t>
      </w:r>
      <w:r w:rsidR="00D04590" w:rsidRPr="00B75994">
        <w:rPr>
          <w:szCs w:val="24"/>
        </w:rPr>
        <w:t xml:space="preserve">zmniejsza prędkość obrotową silnika i zwiększa moment obrotowy, co umożliwia precyzyjne sterowanie pozycją. Potencjometr monitoruje aktualny kąt obrotu wału i przesyła tę informację do kontrolera. Układ elektroniczny porównuje sygnał sterujący PWM z pozycją zadaną, dostosowując napięcie zasilające silnik, aby osiągnąć żądany kąt. Mechanizm posiada też </w:t>
      </w:r>
      <w:r w:rsidR="00E356B9" w:rsidRPr="00B75994">
        <w:rPr>
          <w:szCs w:val="24"/>
        </w:rPr>
        <w:t>wał,</w:t>
      </w:r>
      <w:r w:rsidR="00D04590" w:rsidRPr="00B75994">
        <w:rPr>
          <w:szCs w:val="24"/>
        </w:rPr>
        <w:t xml:space="preserve"> który umożliwia wygodne podłączenie do serw</w:t>
      </w:r>
      <w:r w:rsidR="003756F1" w:rsidRPr="00B75994">
        <w:rPr>
          <w:szCs w:val="24"/>
        </w:rPr>
        <w:t xml:space="preserve">omotoru </w:t>
      </w:r>
      <w:r w:rsidR="00D04590" w:rsidRPr="00B75994">
        <w:rPr>
          <w:szCs w:val="24"/>
        </w:rPr>
        <w:t>naszego układu pomiarowego.</w:t>
      </w:r>
      <w:r w:rsidR="00017ECC" w:rsidRPr="00B75994">
        <w:rPr>
          <w:szCs w:val="24"/>
        </w:rPr>
        <w:t xml:space="preserve"> </w:t>
      </w:r>
    </w:p>
    <w:p w14:paraId="0BCD5DBB" w14:textId="52742985" w:rsidR="00017ECC" w:rsidRPr="00B75994" w:rsidRDefault="00990D12" w:rsidP="00B75994">
      <w:pPr>
        <w:pStyle w:val="Tekstpods"/>
        <w:spacing w:after="0" w:line="360" w:lineRule="auto"/>
        <w:contextualSpacing/>
        <w:rPr>
          <w:szCs w:val="24"/>
        </w:rPr>
      </w:pPr>
      <w:r w:rsidRPr="00990D12">
        <w:rPr>
          <w:szCs w:val="24"/>
        </w:rPr>
        <w:t xml:space="preserve">Serwomechanizm SG90 jest sterowany za pomocą sygnału prostokątnego o regulowanym współczynniku wypełnienia i częstotliwości około 50 </w:t>
      </w:r>
      <w:proofErr w:type="spellStart"/>
      <w:r w:rsidRPr="00990D12">
        <w:rPr>
          <w:szCs w:val="24"/>
        </w:rPr>
        <w:t>Hz</w:t>
      </w:r>
      <w:proofErr w:type="spellEnd"/>
      <w:r w:rsidRPr="00990D12">
        <w:rPr>
          <w:szCs w:val="24"/>
        </w:rPr>
        <w:t xml:space="preserve">. Czas trwania stanu </w:t>
      </w:r>
      <w:r w:rsidRPr="00990D12">
        <w:rPr>
          <w:szCs w:val="24"/>
        </w:rPr>
        <w:lastRenderedPageBreak/>
        <w:t xml:space="preserve">wysokiego określa żądany kąt ustawienia wału wyjściowego i zawiera się w granicach od 1ms do 2ms. Sygnał okresowy, w którym czas trwania stanu wysokiego wynosi 1 ms (1000 µs) odpowiada skrajnej pozycji wału 0° (minimalny kąt). Gdy w przebiegu czas trwania stanu wysokiego będzie wynosił 1,5 ms (1500 µs) nastąpi ustawienie wału w pozycji neutralnej (90° w SG90). Przebieg okresowy o czasie trwania stanu wysokiego 2 ms (2000 µs) ustawia wał serwomechanizmu w położeniu 180° (maksymalny kąt). Szerokość tego impulsu regulujemy zewnętrznie na przykład przy pomocy wyjścia układu FPGA. Układ sterujący w serwomechanizmie całkuje sygnał wejściowy uzyskując oczekiwane napięcie położenia wału i porównuje z sygnałem zwrotnym położenia bieżącego. Położenie bieżące jest określane za pomocą potencjometru, którego suwak jest połączony z wałem serwomechanizmu. Napięcie wyjściowe z potencjometru jest porównywane z wartością oczekiwaną. W przypadku różnicy, układ sterujący uruchamia silnik doprowadzając do zrównoważenia napięć pozycji żądanej i pozycji bieżącej. </w:t>
      </w:r>
    </w:p>
    <w:p w14:paraId="60918E8C" w14:textId="77777777" w:rsidR="00017ECC" w:rsidRPr="00B75994" w:rsidRDefault="00017ECC" w:rsidP="00B75994">
      <w:pPr>
        <w:pStyle w:val="Tekstpods"/>
        <w:spacing w:after="0" w:line="360" w:lineRule="auto"/>
        <w:contextualSpacing/>
        <w:rPr>
          <w:szCs w:val="24"/>
        </w:rPr>
      </w:pPr>
      <w:r w:rsidRPr="00B75994">
        <w:rPr>
          <w:szCs w:val="24"/>
        </w:rPr>
        <w:t>Zakres ruchu: Typowo od 0° do 180°.</w:t>
      </w:r>
    </w:p>
    <w:p w14:paraId="4B1672DD" w14:textId="77777777" w:rsidR="00017ECC" w:rsidRPr="00B75994" w:rsidRDefault="00017ECC" w:rsidP="00B75994">
      <w:pPr>
        <w:pStyle w:val="Tekstpods"/>
        <w:spacing w:after="0" w:line="360" w:lineRule="auto"/>
        <w:contextualSpacing/>
        <w:rPr>
          <w:szCs w:val="24"/>
        </w:rPr>
      </w:pPr>
      <w:r w:rsidRPr="00B75994">
        <w:rPr>
          <w:szCs w:val="24"/>
        </w:rPr>
        <w:t>Zasilanie: Napięcie pracy 4,8–6,0 V.</w:t>
      </w:r>
    </w:p>
    <w:p w14:paraId="3741789B" w14:textId="77777777" w:rsidR="00017ECC" w:rsidRPr="00B75994" w:rsidRDefault="00017ECC" w:rsidP="00B75994">
      <w:pPr>
        <w:pStyle w:val="Tekstpods"/>
        <w:spacing w:after="0" w:line="360" w:lineRule="auto"/>
        <w:contextualSpacing/>
        <w:rPr>
          <w:szCs w:val="24"/>
        </w:rPr>
      </w:pPr>
      <w:r w:rsidRPr="00B75994">
        <w:rPr>
          <w:szCs w:val="24"/>
        </w:rPr>
        <w:t xml:space="preserve">Moment obrotowy: Około 1,8 </w:t>
      </w:r>
      <w:proofErr w:type="spellStart"/>
      <w:r w:rsidRPr="00B75994">
        <w:rPr>
          <w:szCs w:val="24"/>
        </w:rPr>
        <w:t>kg·cm</w:t>
      </w:r>
      <w:proofErr w:type="spellEnd"/>
      <w:r w:rsidRPr="00B75994">
        <w:rPr>
          <w:szCs w:val="24"/>
        </w:rPr>
        <w:t xml:space="preserve"> przy 4,8 V.</w:t>
      </w:r>
    </w:p>
    <w:p w14:paraId="65BC907F" w14:textId="77777777" w:rsidR="00017ECC" w:rsidRPr="00B75994" w:rsidRDefault="00017ECC" w:rsidP="00B75994">
      <w:pPr>
        <w:pStyle w:val="Tekstpods"/>
        <w:spacing w:after="0" w:line="360" w:lineRule="auto"/>
        <w:contextualSpacing/>
        <w:rPr>
          <w:szCs w:val="24"/>
        </w:rPr>
      </w:pPr>
      <w:r w:rsidRPr="00B75994">
        <w:rPr>
          <w:szCs w:val="24"/>
        </w:rPr>
        <w:t>Rozmiar i waga: Kompaktowe wymiary i waga około 9 g.</w:t>
      </w:r>
    </w:p>
    <w:p w14:paraId="6BB9E253" w14:textId="2D8BADB9" w:rsidR="00D02120" w:rsidRPr="00B75994" w:rsidRDefault="00017ECC" w:rsidP="00B75994">
      <w:pPr>
        <w:pStyle w:val="Tekstpods"/>
        <w:spacing w:after="0" w:line="360" w:lineRule="auto"/>
        <w:contextualSpacing/>
        <w:rPr>
          <w:szCs w:val="24"/>
        </w:rPr>
      </w:pPr>
      <w:r w:rsidRPr="00B75994">
        <w:rPr>
          <w:szCs w:val="24"/>
        </w:rPr>
        <w:t>Łatwość sterowania: Może być bezpośrednio sterowany z mikrokontrolera.</w:t>
      </w:r>
      <w:sdt>
        <w:sdtPr>
          <w:rPr>
            <w:szCs w:val="24"/>
          </w:rPr>
          <w:id w:val="1998614781"/>
          <w:citation/>
        </w:sdtPr>
        <w:sdtContent>
          <w:r w:rsidR="00826882">
            <w:rPr>
              <w:szCs w:val="24"/>
            </w:rPr>
            <w:fldChar w:fldCharType="begin"/>
          </w:r>
          <w:r w:rsidR="00826882">
            <w:rPr>
              <w:szCs w:val="24"/>
            </w:rPr>
            <w:instrText xml:space="preserve"> CITATION Fri15 \l 1045 </w:instrText>
          </w:r>
          <w:r w:rsidR="00826882">
            <w:rPr>
              <w:szCs w:val="24"/>
            </w:rPr>
            <w:fldChar w:fldCharType="separate"/>
          </w:r>
          <w:r w:rsidR="00826882">
            <w:rPr>
              <w:noProof/>
              <w:szCs w:val="24"/>
            </w:rPr>
            <w:t xml:space="preserve"> </w:t>
          </w:r>
          <w:r w:rsidR="00826882" w:rsidRPr="00826882">
            <w:rPr>
              <w:noProof/>
              <w:szCs w:val="24"/>
            </w:rPr>
            <w:t>[4]</w:t>
          </w:r>
          <w:r w:rsidR="00826882">
            <w:rPr>
              <w:szCs w:val="24"/>
            </w:rPr>
            <w:fldChar w:fldCharType="end"/>
          </w:r>
        </w:sdtContent>
      </w:sdt>
    </w:p>
    <w:p w14:paraId="514D926D" w14:textId="496E6FF2" w:rsidR="00CF0DBC" w:rsidRPr="00B75994" w:rsidRDefault="001706F4">
      <w:pPr>
        <w:pStyle w:val="Nagwek1"/>
        <w:pPrChange w:id="21" w:author="Adam Milik" w:date="2025-01-08T20:09:00Z">
          <w:pPr>
            <w:pStyle w:val="Nagwek1"/>
            <w:spacing w:before="0" w:after="0" w:line="360" w:lineRule="auto"/>
            <w:contextualSpacing/>
            <w:jc w:val="both"/>
          </w:pPr>
        </w:pPrChange>
      </w:pPr>
      <w:r w:rsidRPr="00B75994">
        <w:rPr>
          <w:szCs w:val="24"/>
        </w:rPr>
        <w:br w:type="page"/>
      </w:r>
      <w:bookmarkStart w:id="22" w:name="_Toc187605609"/>
      <w:r w:rsidR="00CF0DBC" w:rsidRPr="00B75994">
        <w:lastRenderedPageBreak/>
        <w:t>Wymagania i narzędzia</w:t>
      </w:r>
      <w:bookmarkEnd w:id="22"/>
    </w:p>
    <w:p w14:paraId="7F5EDE81" w14:textId="3A87DBD2" w:rsidR="00623656" w:rsidRPr="00B75994" w:rsidRDefault="00D74B8C">
      <w:pPr>
        <w:pStyle w:val="Nagwek2"/>
        <w:pPrChange w:id="23" w:author="Adam Milik" w:date="2025-01-08T20:09:00Z">
          <w:pPr>
            <w:pStyle w:val="Nagwek2"/>
            <w:spacing w:before="0" w:after="0" w:line="360" w:lineRule="auto"/>
            <w:contextualSpacing/>
            <w:jc w:val="both"/>
          </w:pPr>
        </w:pPrChange>
      </w:pPr>
      <w:bookmarkStart w:id="24" w:name="_Toc187605610"/>
      <w:r w:rsidRPr="00B75994">
        <w:t>Z</w:t>
      </w:r>
      <w:r w:rsidR="00623656" w:rsidRPr="00B75994">
        <w:t>ałożenia projektu</w:t>
      </w:r>
      <w:bookmarkEnd w:id="24"/>
    </w:p>
    <w:p w14:paraId="3C281070" w14:textId="780AF8A1" w:rsidR="00623656" w:rsidRPr="00B75994" w:rsidRDefault="00A327F2" w:rsidP="00B75994">
      <w:pPr>
        <w:pStyle w:val="Tekstpods"/>
        <w:spacing w:after="0" w:line="360" w:lineRule="auto"/>
        <w:contextualSpacing/>
        <w:rPr>
          <w:szCs w:val="24"/>
        </w:rPr>
      </w:pPr>
      <w:r w:rsidRPr="00B75994">
        <w:rPr>
          <w:szCs w:val="24"/>
        </w:rPr>
        <w:t>Do wykonania projektu potrzeba odpowiednich narzędzi.</w:t>
      </w:r>
      <w:r w:rsidR="00D74B8C" w:rsidRPr="00B75994">
        <w:rPr>
          <w:szCs w:val="24"/>
        </w:rPr>
        <w:t xml:space="preserve"> </w:t>
      </w:r>
      <w:r w:rsidR="00623656" w:rsidRPr="00B75994">
        <w:rPr>
          <w:szCs w:val="24"/>
        </w:rPr>
        <w:t xml:space="preserve">Sprzęt: Czujnik ultradźwiękowy HC-SR04 działa na zasadzie wysyłania i odbierania fali ultradźwiękowej do pomiaru odległości. </w:t>
      </w:r>
      <w:r w:rsidR="00990D12">
        <w:rPr>
          <w:szCs w:val="24"/>
        </w:rPr>
        <w:t>Czujnik posiada następujące wyprowadzenia</w:t>
      </w:r>
      <w:r w:rsidR="00623656" w:rsidRPr="00B75994">
        <w:rPr>
          <w:szCs w:val="24"/>
        </w:rPr>
        <w:t xml:space="preserve">: VCC (zasilanie, 5V), GND, TRIG </w:t>
      </w:r>
      <w:r w:rsidR="00990D12">
        <w:rPr>
          <w:szCs w:val="24"/>
        </w:rPr>
        <w:t>żądanie wysłania paczki pomiarowej impulsów</w:t>
      </w:r>
      <w:r w:rsidR="00623656" w:rsidRPr="00B75994">
        <w:rPr>
          <w:szCs w:val="24"/>
        </w:rPr>
        <w:t xml:space="preserve">, ECHO </w:t>
      </w:r>
      <w:r w:rsidR="00990D12">
        <w:rPr>
          <w:szCs w:val="24"/>
        </w:rPr>
        <w:t>wyjście sygnalizujące odebranie sygnału odbitego od przeszkody</w:t>
      </w:r>
      <w:r w:rsidR="00623656" w:rsidRPr="00B75994">
        <w:rPr>
          <w:szCs w:val="24"/>
        </w:rPr>
        <w:t>.</w:t>
      </w:r>
      <w:r w:rsidR="00990D12">
        <w:rPr>
          <w:szCs w:val="24"/>
        </w:rPr>
        <w:t xml:space="preserve"> Czas upływający pomiędzy impulsem na wejściu TRIG oraz ustawieniem wyjścia ECHO pozwala na określenie odległości </w:t>
      </w:r>
      <w:r w:rsidR="00E356B9">
        <w:rPr>
          <w:szCs w:val="24"/>
        </w:rPr>
        <w:t>przeszkody,</w:t>
      </w:r>
      <w:r w:rsidR="00990D12">
        <w:rPr>
          <w:szCs w:val="24"/>
        </w:rPr>
        <w:t xml:space="preserve"> od której nastąpiło odbicie sygnału pomiarowego.</w:t>
      </w:r>
    </w:p>
    <w:tbl>
      <w:tblPr>
        <w:tblStyle w:val="Tabela-Siatka"/>
        <w:tblW w:w="0" w:type="auto"/>
        <w:tblLook w:val="04A0" w:firstRow="1" w:lastRow="0" w:firstColumn="1" w:lastColumn="0" w:noHBand="0" w:noVBand="1"/>
      </w:tblPr>
      <w:tblGrid>
        <w:gridCol w:w="8778"/>
      </w:tblGrid>
      <w:tr w:rsidR="00D74B8C" w:rsidRPr="00B75994" w14:paraId="12CFCBE2" w14:textId="77777777" w:rsidTr="00D74B8C">
        <w:tc>
          <w:tcPr>
            <w:tcW w:w="8778" w:type="dxa"/>
          </w:tcPr>
          <w:p w14:paraId="3F509E25" w14:textId="63E73F38" w:rsidR="00D74B8C" w:rsidRPr="00B75994" w:rsidRDefault="00D74B8C" w:rsidP="00126423">
            <w:pPr>
              <w:pStyle w:val="Tekstpods"/>
              <w:spacing w:after="0" w:line="360" w:lineRule="auto"/>
              <w:ind w:firstLine="0"/>
              <w:contextualSpacing/>
              <w:jc w:val="center"/>
              <w:rPr>
                <w:szCs w:val="24"/>
              </w:rPr>
            </w:pPr>
            <w:r w:rsidRPr="00B75994">
              <w:rPr>
                <w:noProof/>
                <w:szCs w:val="24"/>
              </w:rPr>
              <w:drawing>
                <wp:inline distT="0" distB="0" distL="0" distR="0" wp14:anchorId="397136EA" wp14:editId="4754743E">
                  <wp:extent cx="3733545" cy="2316480"/>
                  <wp:effectExtent l="0" t="0" r="635" b="7620"/>
                  <wp:docPr id="1156110095" name="Obraz 1" descr="Obraz zawierający głośnik, elektronika, pudło rezonansowe, Urządzenie elektron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10095" name="Obraz 1" descr="Obraz zawierający głośnik, elektronika, pudło rezonansowe, Urządzenie elektroniczne&#10;&#10;Opis wygenerowany automatycznie"/>
                          <pic:cNvPicPr/>
                        </pic:nvPicPr>
                        <pic:blipFill>
                          <a:blip r:embed="rId22"/>
                          <a:stretch>
                            <a:fillRect/>
                          </a:stretch>
                        </pic:blipFill>
                        <pic:spPr>
                          <a:xfrm>
                            <a:off x="0" y="0"/>
                            <a:ext cx="3740893" cy="2321039"/>
                          </a:xfrm>
                          <a:prstGeom prst="rect">
                            <a:avLst/>
                          </a:prstGeom>
                        </pic:spPr>
                      </pic:pic>
                    </a:graphicData>
                  </a:graphic>
                </wp:inline>
              </w:drawing>
            </w:r>
          </w:p>
        </w:tc>
      </w:tr>
    </w:tbl>
    <w:p w14:paraId="64C56FA8" w14:textId="04ABFE69" w:rsidR="00D74B8C" w:rsidRDefault="00B9504A" w:rsidP="00B9504A">
      <w:pPr>
        <w:pStyle w:val="Legenda"/>
        <w:rPr>
          <w:szCs w:val="24"/>
        </w:rPr>
      </w:pPr>
      <w:bookmarkStart w:id="25" w:name="_Toc187593790"/>
      <w:r>
        <w:t xml:space="preserve">Rys. </w:t>
      </w:r>
      <w:r w:rsidR="006D760D">
        <w:fldChar w:fldCharType="begin"/>
      </w:r>
      <w:r w:rsidR="006D760D">
        <w:instrText xml:space="preserve"> STYLEREF 1 \s </w:instrText>
      </w:r>
      <w:r w:rsidR="006D760D">
        <w:fldChar w:fldCharType="separate"/>
      </w:r>
      <w:r w:rsidR="006D760D">
        <w:rPr>
          <w:noProof/>
        </w:rPr>
        <w:t>3</w:t>
      </w:r>
      <w:r w:rsidR="006D760D">
        <w:rPr>
          <w:noProof/>
        </w:rPr>
        <w:fldChar w:fldCharType="end"/>
      </w:r>
      <w:r w:rsidR="006D760D">
        <w:t>.</w:t>
      </w:r>
      <w:r w:rsidR="006D760D">
        <w:fldChar w:fldCharType="begin"/>
      </w:r>
      <w:r w:rsidR="006D760D">
        <w:instrText xml:space="preserve"> SEQ Rys. \* ARABIC \s 1 </w:instrText>
      </w:r>
      <w:r w:rsidR="006D760D">
        <w:fldChar w:fldCharType="separate"/>
      </w:r>
      <w:r w:rsidR="006D760D">
        <w:rPr>
          <w:noProof/>
        </w:rPr>
        <w:t>1</w:t>
      </w:r>
      <w:r w:rsidR="006D760D">
        <w:rPr>
          <w:noProof/>
        </w:rPr>
        <w:fldChar w:fldCharType="end"/>
      </w:r>
      <w:r>
        <w:t xml:space="preserve"> </w:t>
      </w:r>
      <w:r w:rsidRPr="00B75994">
        <w:rPr>
          <w:szCs w:val="24"/>
        </w:rPr>
        <w:t>Dalmierz ultradźwiękowy HC-SR04.</w:t>
      </w:r>
      <w:bookmarkEnd w:id="25"/>
    </w:p>
    <w:p w14:paraId="326DE967" w14:textId="77777777" w:rsidR="00B9504A" w:rsidRPr="00B9504A" w:rsidRDefault="00B9504A" w:rsidP="00B9504A"/>
    <w:p w14:paraId="2CAA44DE" w14:textId="67B8E1AD" w:rsidR="00623656" w:rsidRPr="00B75994" w:rsidRDefault="00623656" w:rsidP="00B75994">
      <w:pPr>
        <w:pStyle w:val="Tekstpods"/>
        <w:spacing w:after="0" w:line="360" w:lineRule="auto"/>
        <w:contextualSpacing/>
        <w:rPr>
          <w:szCs w:val="24"/>
        </w:rPr>
      </w:pPr>
      <w:r w:rsidRPr="00B75994">
        <w:rPr>
          <w:szCs w:val="24"/>
        </w:rPr>
        <w:t>Serwomechanizm SG90 do ustawiania kąta pomiaru. Sterowany sygnałem PWM (0°–180°).</w:t>
      </w:r>
    </w:p>
    <w:tbl>
      <w:tblPr>
        <w:tblStyle w:val="Tabela-Siatka"/>
        <w:tblW w:w="0" w:type="auto"/>
        <w:tblLook w:val="04A0" w:firstRow="1" w:lastRow="0" w:firstColumn="1" w:lastColumn="0" w:noHBand="0" w:noVBand="1"/>
      </w:tblPr>
      <w:tblGrid>
        <w:gridCol w:w="8778"/>
      </w:tblGrid>
      <w:tr w:rsidR="00D74B8C" w:rsidRPr="00B75994" w14:paraId="30E7B570" w14:textId="77777777" w:rsidTr="00D74B8C">
        <w:tc>
          <w:tcPr>
            <w:tcW w:w="8778" w:type="dxa"/>
          </w:tcPr>
          <w:p w14:paraId="360D2240" w14:textId="3AB68B68" w:rsidR="00D74B8C" w:rsidRPr="00B75994" w:rsidRDefault="00D74B8C" w:rsidP="00126423">
            <w:pPr>
              <w:pStyle w:val="Tekstpods"/>
              <w:spacing w:after="0" w:line="360" w:lineRule="auto"/>
              <w:ind w:firstLine="0"/>
              <w:contextualSpacing/>
              <w:jc w:val="center"/>
              <w:rPr>
                <w:szCs w:val="24"/>
              </w:rPr>
            </w:pPr>
            <w:r w:rsidRPr="00B75994">
              <w:rPr>
                <w:noProof/>
                <w:szCs w:val="24"/>
              </w:rPr>
              <w:lastRenderedPageBreak/>
              <w:drawing>
                <wp:inline distT="0" distB="0" distL="0" distR="0" wp14:anchorId="080EDB4B" wp14:editId="3CFF7CCD">
                  <wp:extent cx="3839111" cy="2562583"/>
                  <wp:effectExtent l="0" t="0" r="9525" b="9525"/>
                  <wp:docPr id="8309126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12600" name=""/>
                          <pic:cNvPicPr/>
                        </pic:nvPicPr>
                        <pic:blipFill>
                          <a:blip r:embed="rId23"/>
                          <a:stretch>
                            <a:fillRect/>
                          </a:stretch>
                        </pic:blipFill>
                        <pic:spPr>
                          <a:xfrm>
                            <a:off x="0" y="0"/>
                            <a:ext cx="3839111" cy="2562583"/>
                          </a:xfrm>
                          <a:prstGeom prst="rect">
                            <a:avLst/>
                          </a:prstGeom>
                        </pic:spPr>
                      </pic:pic>
                    </a:graphicData>
                  </a:graphic>
                </wp:inline>
              </w:drawing>
            </w:r>
          </w:p>
        </w:tc>
      </w:tr>
    </w:tbl>
    <w:p w14:paraId="31C21EB9" w14:textId="3471B3D2" w:rsidR="00D74B8C" w:rsidRDefault="00B9504A" w:rsidP="00B9504A">
      <w:pPr>
        <w:pStyle w:val="Legenda"/>
        <w:rPr>
          <w:szCs w:val="24"/>
        </w:rPr>
      </w:pPr>
      <w:bookmarkStart w:id="26" w:name="_Toc187593791"/>
      <w:r>
        <w:t xml:space="preserve">Rys. </w:t>
      </w:r>
      <w:r w:rsidR="006D760D">
        <w:fldChar w:fldCharType="begin"/>
      </w:r>
      <w:r w:rsidR="006D760D">
        <w:instrText xml:space="preserve"> STYLEREF 1 \s </w:instrText>
      </w:r>
      <w:r w:rsidR="006D760D">
        <w:fldChar w:fldCharType="separate"/>
      </w:r>
      <w:r w:rsidR="006D760D">
        <w:rPr>
          <w:noProof/>
        </w:rPr>
        <w:t>3</w:t>
      </w:r>
      <w:r w:rsidR="006D760D">
        <w:rPr>
          <w:noProof/>
        </w:rPr>
        <w:fldChar w:fldCharType="end"/>
      </w:r>
      <w:r w:rsidR="006D760D">
        <w:t>.</w:t>
      </w:r>
      <w:r w:rsidR="006D760D">
        <w:fldChar w:fldCharType="begin"/>
      </w:r>
      <w:r w:rsidR="006D760D">
        <w:instrText xml:space="preserve"> SEQ Rys. \* ARABIC \s 1 </w:instrText>
      </w:r>
      <w:r w:rsidR="006D760D">
        <w:fldChar w:fldCharType="separate"/>
      </w:r>
      <w:r w:rsidR="006D760D">
        <w:rPr>
          <w:noProof/>
        </w:rPr>
        <w:t>2</w:t>
      </w:r>
      <w:r w:rsidR="006D760D">
        <w:rPr>
          <w:noProof/>
        </w:rPr>
        <w:fldChar w:fldCharType="end"/>
      </w:r>
      <w:r>
        <w:t xml:space="preserve"> </w:t>
      </w:r>
      <w:r w:rsidRPr="00B75994">
        <w:rPr>
          <w:szCs w:val="24"/>
        </w:rPr>
        <w:t>Rysunek ideowy serwomotoru SG90 z osadzonym dalmierzem.</w:t>
      </w:r>
      <w:bookmarkEnd w:id="26"/>
    </w:p>
    <w:p w14:paraId="62C5774F" w14:textId="77777777" w:rsidR="00B9504A" w:rsidRPr="00B9504A" w:rsidRDefault="00B9504A" w:rsidP="00B9504A"/>
    <w:p w14:paraId="3D135F01" w14:textId="6C3DBAA7" w:rsidR="00623656" w:rsidRPr="00B75994" w:rsidRDefault="00990D12" w:rsidP="00B75994">
      <w:pPr>
        <w:pStyle w:val="Tekstpods"/>
        <w:spacing w:after="0" w:line="360" w:lineRule="auto"/>
        <w:contextualSpacing/>
        <w:rPr>
          <w:szCs w:val="24"/>
        </w:rPr>
      </w:pPr>
      <w:r>
        <w:rPr>
          <w:szCs w:val="24"/>
        </w:rPr>
        <w:t xml:space="preserve">Moduł uruchomieniowy z układem </w:t>
      </w:r>
      <w:r w:rsidR="00623656" w:rsidRPr="00B75994">
        <w:rPr>
          <w:szCs w:val="24"/>
        </w:rPr>
        <w:t>FPGA</w:t>
      </w:r>
      <w:r w:rsidRPr="00990D12">
        <w:rPr>
          <w:szCs w:val="24"/>
        </w:rPr>
        <w:t xml:space="preserve"> </w:t>
      </w:r>
      <w:proofErr w:type="spellStart"/>
      <w:r w:rsidRPr="00B75994">
        <w:rPr>
          <w:szCs w:val="24"/>
        </w:rPr>
        <w:t>Cyclone</w:t>
      </w:r>
      <w:proofErr w:type="spellEnd"/>
      <w:r w:rsidRPr="00B75994">
        <w:rPr>
          <w:szCs w:val="24"/>
        </w:rPr>
        <w:t xml:space="preserve"> IV</w:t>
      </w:r>
      <w:r w:rsidR="00623656" w:rsidRPr="00B75994">
        <w:rPr>
          <w:szCs w:val="24"/>
        </w:rPr>
        <w:t xml:space="preserve"> </w:t>
      </w:r>
      <w:r>
        <w:rPr>
          <w:szCs w:val="24"/>
        </w:rPr>
        <w:t xml:space="preserve">wymaga narzędzi do przeprowadzenia procesu </w:t>
      </w:r>
      <w:r w:rsidR="00C85362">
        <w:rPr>
          <w:szCs w:val="24"/>
        </w:rPr>
        <w:t>odwzorowania</w:t>
      </w:r>
      <w:r>
        <w:rPr>
          <w:szCs w:val="24"/>
        </w:rPr>
        <w:t xml:space="preserve"> abstrakcyjnej reprezentacji układu logicznego w odpowiedni ciąg informacji konfigurującej zasoby programowalne układu tak aby realizowały </w:t>
      </w:r>
      <w:r w:rsidR="00674AFA">
        <w:rPr>
          <w:szCs w:val="24"/>
        </w:rPr>
        <w:t xml:space="preserve">funkcje określone przez użytkownika za pomocą odpowiedniego schematu ideowego czy też przedstawionego za pomocą języka opisu sprzętu. Najczęściej narzędzia dostarczane </w:t>
      </w:r>
      <w:r w:rsidR="00C85362">
        <w:rPr>
          <w:szCs w:val="24"/>
        </w:rPr>
        <w:t>są</w:t>
      </w:r>
      <w:r w:rsidR="00674AFA">
        <w:rPr>
          <w:szCs w:val="24"/>
        </w:rPr>
        <w:t xml:space="preserve"> </w:t>
      </w:r>
      <w:r w:rsidR="00C85362">
        <w:rPr>
          <w:szCs w:val="24"/>
        </w:rPr>
        <w:t>przez</w:t>
      </w:r>
      <w:r w:rsidR="00674AFA">
        <w:rPr>
          <w:szCs w:val="24"/>
        </w:rPr>
        <w:t xml:space="preserve"> producenta układu FPGA i tak w przypadku układu </w:t>
      </w:r>
      <w:proofErr w:type="spellStart"/>
      <w:r w:rsidR="00674AFA">
        <w:rPr>
          <w:szCs w:val="24"/>
        </w:rPr>
        <w:t>Cyclone</w:t>
      </w:r>
      <w:proofErr w:type="spellEnd"/>
      <w:r w:rsidR="00674AFA">
        <w:rPr>
          <w:szCs w:val="24"/>
        </w:rPr>
        <w:t xml:space="preserve"> IV narzędziem do prowadzenia odwzorowania technologicznego jest pakiet</w:t>
      </w:r>
      <w:r w:rsidRPr="00B75994">
        <w:rPr>
          <w:szCs w:val="24"/>
        </w:rPr>
        <w:t xml:space="preserve"> </w:t>
      </w:r>
      <w:proofErr w:type="spellStart"/>
      <w:r w:rsidR="00623656" w:rsidRPr="00B75994">
        <w:rPr>
          <w:szCs w:val="24"/>
        </w:rPr>
        <w:t>Quartus</w:t>
      </w:r>
      <w:proofErr w:type="spellEnd"/>
      <w:ins w:id="27" w:author="Adam Milik" w:date="2025-01-08T20:19:00Z">
        <w:r w:rsidR="00674AFA">
          <w:rPr>
            <w:szCs w:val="24"/>
          </w:rPr>
          <w:t>.</w:t>
        </w:r>
      </w:ins>
      <w:r w:rsidR="00623656" w:rsidRPr="00B75994">
        <w:rPr>
          <w:szCs w:val="24"/>
        </w:rPr>
        <w:t xml:space="preserve"> </w:t>
      </w:r>
      <w:r w:rsidR="00674AFA">
        <w:rPr>
          <w:szCs w:val="24"/>
        </w:rPr>
        <w:t xml:space="preserve">Zawiera on wszystkie niezbędne narzędzia do prowadzenia efektywnego procesu implementacji układów cyfrowych w strukturach programowalnych FPGA firmy </w:t>
      </w:r>
      <w:proofErr w:type="spellStart"/>
      <w:r w:rsidR="00674AFA">
        <w:rPr>
          <w:szCs w:val="24"/>
        </w:rPr>
        <w:t>Altera</w:t>
      </w:r>
      <w:proofErr w:type="spellEnd"/>
      <w:r w:rsidR="00623656" w:rsidRPr="00B75994">
        <w:rPr>
          <w:szCs w:val="24"/>
        </w:rPr>
        <w:t xml:space="preserve">. Stabilne źródło zasilania 5V dla HC-SR04 i SG90 (może być osobny moduł zasilania dla </w:t>
      </w:r>
      <w:proofErr w:type="spellStart"/>
      <w:r w:rsidR="00623656" w:rsidRPr="00B75994">
        <w:rPr>
          <w:szCs w:val="24"/>
        </w:rPr>
        <w:t>serwa</w:t>
      </w:r>
      <w:proofErr w:type="spellEnd"/>
      <w:r w:rsidR="00623656" w:rsidRPr="00B75994">
        <w:rPr>
          <w:szCs w:val="24"/>
        </w:rPr>
        <w:t>, aby uniknąć przeciążeń).</w:t>
      </w:r>
      <w:r w:rsidR="00F9133F" w:rsidRPr="00B75994">
        <w:rPr>
          <w:szCs w:val="24"/>
        </w:rPr>
        <w:t xml:space="preserve"> </w:t>
      </w:r>
      <w:r w:rsidR="00623656" w:rsidRPr="00B75994">
        <w:rPr>
          <w:szCs w:val="24"/>
        </w:rPr>
        <w:t>Kable połączeniowe</w:t>
      </w:r>
      <w:r w:rsidR="00F9133F" w:rsidRPr="00B75994">
        <w:rPr>
          <w:szCs w:val="24"/>
        </w:rPr>
        <w:t xml:space="preserve"> d</w:t>
      </w:r>
      <w:r w:rsidR="00623656" w:rsidRPr="00B75994">
        <w:rPr>
          <w:szCs w:val="24"/>
        </w:rPr>
        <w:t>o podłączenia czujnika i serwomechanizmu do FPGA.</w:t>
      </w:r>
    </w:p>
    <w:p w14:paraId="50307C55" w14:textId="4013CB13" w:rsidR="00A327F2" w:rsidRPr="00B75994" w:rsidRDefault="00623656" w:rsidP="00B75994">
      <w:pPr>
        <w:pStyle w:val="Tekstpods"/>
        <w:spacing w:after="0" w:line="360" w:lineRule="auto"/>
        <w:ind w:firstLine="0"/>
        <w:contextualSpacing/>
        <w:rPr>
          <w:szCs w:val="24"/>
        </w:rPr>
      </w:pPr>
      <w:r w:rsidRPr="00B75994">
        <w:rPr>
          <w:szCs w:val="24"/>
        </w:rPr>
        <w:t>Oprogramowanie:</w:t>
      </w:r>
      <w:r w:rsidR="00F9133F" w:rsidRPr="00B75994">
        <w:rPr>
          <w:szCs w:val="24"/>
        </w:rPr>
        <w:t xml:space="preserve"> </w:t>
      </w:r>
      <w:r w:rsidRPr="00B75994">
        <w:rPr>
          <w:szCs w:val="24"/>
        </w:rPr>
        <w:t xml:space="preserve">Intel </w:t>
      </w:r>
      <w:proofErr w:type="spellStart"/>
      <w:r w:rsidRPr="00B75994">
        <w:rPr>
          <w:szCs w:val="24"/>
        </w:rPr>
        <w:t>Quartus</w:t>
      </w:r>
      <w:proofErr w:type="spellEnd"/>
      <w:r w:rsidRPr="00B75994">
        <w:rPr>
          <w:szCs w:val="24"/>
        </w:rPr>
        <w:t xml:space="preserve"> </w:t>
      </w:r>
      <w:proofErr w:type="spellStart"/>
      <w:r w:rsidRPr="00B75994">
        <w:rPr>
          <w:szCs w:val="24"/>
        </w:rPr>
        <w:t>Prime</w:t>
      </w:r>
      <w:proofErr w:type="spellEnd"/>
      <w:r w:rsidR="00F9133F" w:rsidRPr="00B75994">
        <w:rPr>
          <w:szCs w:val="24"/>
        </w:rPr>
        <w:t xml:space="preserve">, do projektowania i syntezy układu w języku VHDL. </w:t>
      </w:r>
      <w:proofErr w:type="spellStart"/>
      <w:r w:rsidR="00F9133F" w:rsidRPr="00B75994">
        <w:rPr>
          <w:szCs w:val="24"/>
        </w:rPr>
        <w:t>ModelSim</w:t>
      </w:r>
      <w:proofErr w:type="spellEnd"/>
      <w:r w:rsidR="00F9133F" w:rsidRPr="00B75994">
        <w:rPr>
          <w:szCs w:val="24"/>
        </w:rPr>
        <w:t>, d</w:t>
      </w:r>
      <w:r w:rsidRPr="00B75994">
        <w:rPr>
          <w:szCs w:val="24"/>
        </w:rPr>
        <w:t>o symulacji zachowania kodu.</w:t>
      </w:r>
      <w:r w:rsidR="00F9133F" w:rsidRPr="00B75994">
        <w:rPr>
          <w:szCs w:val="24"/>
        </w:rPr>
        <w:t xml:space="preserve"> </w:t>
      </w:r>
      <w:r w:rsidRPr="00B75994">
        <w:rPr>
          <w:szCs w:val="24"/>
        </w:rPr>
        <w:t>Sterownik USB-</w:t>
      </w:r>
      <w:proofErr w:type="spellStart"/>
      <w:r w:rsidRPr="00B75994">
        <w:rPr>
          <w:szCs w:val="24"/>
        </w:rPr>
        <w:t>Blaster</w:t>
      </w:r>
      <w:proofErr w:type="spellEnd"/>
      <w:r w:rsidR="00F9133F" w:rsidRPr="00B75994">
        <w:rPr>
          <w:szCs w:val="24"/>
        </w:rPr>
        <w:t xml:space="preserve"> d</w:t>
      </w:r>
      <w:r w:rsidRPr="00B75994">
        <w:rPr>
          <w:szCs w:val="24"/>
        </w:rPr>
        <w:t>o programowania płytki FPGA.</w:t>
      </w:r>
      <w:r w:rsidR="00F9133F" w:rsidRPr="00B75994">
        <w:rPr>
          <w:szCs w:val="24"/>
        </w:rPr>
        <w:t xml:space="preserve"> </w:t>
      </w:r>
      <w:r w:rsidRPr="00B75994">
        <w:rPr>
          <w:szCs w:val="24"/>
        </w:rPr>
        <w:t>Oscyloskop lub analizator logiczny</w:t>
      </w:r>
      <w:r w:rsidR="00F9133F" w:rsidRPr="00B75994">
        <w:rPr>
          <w:szCs w:val="24"/>
        </w:rPr>
        <w:t xml:space="preserve"> d</w:t>
      </w:r>
      <w:r w:rsidRPr="00B75994">
        <w:rPr>
          <w:szCs w:val="24"/>
        </w:rPr>
        <w:t xml:space="preserve">o debugowania sygnałów PWM i pomiarowych. </w:t>
      </w:r>
      <w:sdt>
        <w:sdtPr>
          <w:rPr>
            <w:szCs w:val="24"/>
            <w:vertAlign w:val="superscript"/>
          </w:rPr>
          <w:id w:val="466638297"/>
          <w:citation/>
        </w:sdtPr>
        <w:sdtContent>
          <w:r w:rsidR="00826882" w:rsidRPr="00826882">
            <w:rPr>
              <w:szCs w:val="24"/>
              <w:vertAlign w:val="superscript"/>
            </w:rPr>
            <w:fldChar w:fldCharType="begin"/>
          </w:r>
          <w:r w:rsidR="00826882" w:rsidRPr="00826882">
            <w:rPr>
              <w:szCs w:val="24"/>
              <w:vertAlign w:val="superscript"/>
            </w:rPr>
            <w:instrText xml:space="preserve"> CITATION Fri15 \l 1045 </w:instrText>
          </w:r>
          <w:r w:rsidR="00826882" w:rsidRPr="00826882">
            <w:rPr>
              <w:szCs w:val="24"/>
              <w:vertAlign w:val="superscript"/>
            </w:rPr>
            <w:fldChar w:fldCharType="separate"/>
          </w:r>
          <w:r w:rsidR="00826882" w:rsidRPr="00826882">
            <w:rPr>
              <w:noProof/>
              <w:szCs w:val="24"/>
              <w:vertAlign w:val="superscript"/>
            </w:rPr>
            <w:t>[4]</w:t>
          </w:r>
          <w:r w:rsidR="00826882" w:rsidRPr="00826882">
            <w:rPr>
              <w:szCs w:val="24"/>
              <w:vertAlign w:val="superscript"/>
            </w:rPr>
            <w:fldChar w:fldCharType="end"/>
          </w:r>
        </w:sdtContent>
      </w:sdt>
      <w:sdt>
        <w:sdtPr>
          <w:rPr>
            <w:szCs w:val="24"/>
            <w:vertAlign w:val="superscript"/>
          </w:rPr>
          <w:id w:val="-76750816"/>
          <w:citation/>
        </w:sdtPr>
        <w:sdtContent>
          <w:r w:rsidR="00826882" w:rsidRPr="00826882">
            <w:rPr>
              <w:szCs w:val="24"/>
              <w:vertAlign w:val="superscript"/>
            </w:rPr>
            <w:fldChar w:fldCharType="begin"/>
          </w:r>
          <w:r w:rsidR="00826882" w:rsidRPr="00826882">
            <w:rPr>
              <w:szCs w:val="24"/>
              <w:vertAlign w:val="superscript"/>
            </w:rPr>
            <w:instrText xml:space="preserve"> CITATION Got \l 1045 </w:instrText>
          </w:r>
          <w:r w:rsidR="00826882" w:rsidRPr="00826882">
            <w:rPr>
              <w:szCs w:val="24"/>
              <w:vertAlign w:val="superscript"/>
            </w:rPr>
            <w:fldChar w:fldCharType="separate"/>
          </w:r>
          <w:r w:rsidR="00826882" w:rsidRPr="00826882">
            <w:rPr>
              <w:noProof/>
              <w:szCs w:val="24"/>
              <w:vertAlign w:val="superscript"/>
            </w:rPr>
            <w:t xml:space="preserve"> [5]</w:t>
          </w:r>
          <w:r w:rsidR="00826882" w:rsidRPr="00826882">
            <w:rPr>
              <w:szCs w:val="24"/>
              <w:vertAlign w:val="superscript"/>
            </w:rPr>
            <w:fldChar w:fldCharType="end"/>
          </w:r>
        </w:sdtContent>
      </w:sdt>
      <w:sdt>
        <w:sdtPr>
          <w:rPr>
            <w:szCs w:val="24"/>
            <w:vertAlign w:val="superscript"/>
          </w:rPr>
          <w:id w:val="-1636174096"/>
          <w:citation/>
        </w:sdtPr>
        <w:sdtContent>
          <w:r w:rsidR="00826882" w:rsidRPr="00826882">
            <w:rPr>
              <w:szCs w:val="24"/>
              <w:vertAlign w:val="superscript"/>
            </w:rPr>
            <w:fldChar w:fldCharType="begin"/>
          </w:r>
          <w:r w:rsidR="00826882" w:rsidRPr="00826882">
            <w:rPr>
              <w:szCs w:val="24"/>
              <w:vertAlign w:val="superscript"/>
            </w:rPr>
            <w:instrText xml:space="preserve"> CITATION Ele15 \l 1045 </w:instrText>
          </w:r>
          <w:r w:rsidR="00826882" w:rsidRPr="00826882">
            <w:rPr>
              <w:szCs w:val="24"/>
              <w:vertAlign w:val="superscript"/>
            </w:rPr>
            <w:fldChar w:fldCharType="separate"/>
          </w:r>
          <w:r w:rsidR="00826882" w:rsidRPr="00826882">
            <w:rPr>
              <w:noProof/>
              <w:szCs w:val="24"/>
              <w:vertAlign w:val="superscript"/>
            </w:rPr>
            <w:t xml:space="preserve"> [3]</w:t>
          </w:r>
          <w:r w:rsidR="00826882" w:rsidRPr="00826882">
            <w:rPr>
              <w:szCs w:val="24"/>
              <w:vertAlign w:val="superscript"/>
            </w:rPr>
            <w:fldChar w:fldCharType="end"/>
          </w:r>
        </w:sdtContent>
      </w:sdt>
    </w:p>
    <w:p w14:paraId="07459315" w14:textId="77777777" w:rsidR="009D1D76" w:rsidRPr="00B75994" w:rsidRDefault="009D1D76" w:rsidP="00B75994">
      <w:pPr>
        <w:pStyle w:val="Tekstpods"/>
        <w:spacing w:after="0" w:line="360" w:lineRule="auto"/>
        <w:contextualSpacing/>
        <w:rPr>
          <w:szCs w:val="24"/>
        </w:rPr>
      </w:pPr>
    </w:p>
    <w:p w14:paraId="3C32F6CF" w14:textId="77777777" w:rsidR="00623656" w:rsidRPr="00B75994" w:rsidRDefault="00623656" w:rsidP="00B75994">
      <w:pPr>
        <w:pStyle w:val="Tekstpods"/>
        <w:spacing w:after="0" w:line="360" w:lineRule="auto"/>
        <w:contextualSpacing/>
        <w:rPr>
          <w:szCs w:val="24"/>
        </w:rPr>
      </w:pPr>
    </w:p>
    <w:p w14:paraId="6A327762" w14:textId="46C0B78A" w:rsidR="00623656" w:rsidRPr="00B75994" w:rsidRDefault="00C2484B" w:rsidP="00B75994">
      <w:pPr>
        <w:pStyle w:val="Nagwek2"/>
        <w:spacing w:before="0" w:after="0" w:line="360" w:lineRule="auto"/>
        <w:contextualSpacing/>
        <w:jc w:val="both"/>
        <w:rPr>
          <w:sz w:val="24"/>
          <w:szCs w:val="24"/>
        </w:rPr>
      </w:pPr>
      <w:r w:rsidRPr="00B75994">
        <w:rPr>
          <w:sz w:val="24"/>
          <w:szCs w:val="24"/>
        </w:rPr>
        <w:t xml:space="preserve"> </w:t>
      </w:r>
      <w:bookmarkStart w:id="28" w:name="_Toc187605611"/>
      <w:r w:rsidR="00674AFA">
        <w:rPr>
          <w:sz w:val="24"/>
          <w:szCs w:val="24"/>
        </w:rPr>
        <w:t>Platforma</w:t>
      </w:r>
      <w:bookmarkEnd w:id="28"/>
    </w:p>
    <w:p w14:paraId="1ED1AA16" w14:textId="13ECF2E0" w:rsidR="002D4BFD" w:rsidRPr="00B75994" w:rsidRDefault="00674AFA" w:rsidP="00B75994">
      <w:pPr>
        <w:pStyle w:val="Tekstpods"/>
        <w:spacing w:after="0" w:line="360" w:lineRule="auto"/>
        <w:contextualSpacing/>
        <w:rPr>
          <w:b/>
          <w:bCs/>
          <w:szCs w:val="24"/>
        </w:rPr>
      </w:pPr>
      <w:r>
        <w:rPr>
          <w:b/>
          <w:bCs/>
          <w:szCs w:val="24"/>
        </w:rPr>
        <w:t xml:space="preserve">Układ programowalny FPGA </w:t>
      </w:r>
    </w:p>
    <w:p w14:paraId="3E4C8928" w14:textId="0873215D" w:rsidR="00F83798" w:rsidRPr="00B75994" w:rsidRDefault="00F83798" w:rsidP="00B75994">
      <w:pPr>
        <w:pStyle w:val="Tekstpods"/>
        <w:spacing w:after="0" w:line="360" w:lineRule="auto"/>
        <w:contextualSpacing/>
        <w:rPr>
          <w:szCs w:val="24"/>
        </w:rPr>
      </w:pPr>
      <w:r w:rsidRPr="00B75994">
        <w:rPr>
          <w:szCs w:val="24"/>
        </w:rPr>
        <w:t xml:space="preserve">Moduł </w:t>
      </w:r>
      <w:r w:rsidR="00674AFA">
        <w:rPr>
          <w:szCs w:val="24"/>
        </w:rPr>
        <w:t>uruchomieniowy</w:t>
      </w:r>
      <w:r w:rsidR="00674AFA" w:rsidRPr="00B75994">
        <w:rPr>
          <w:szCs w:val="24"/>
        </w:rPr>
        <w:t xml:space="preserve"> </w:t>
      </w:r>
      <w:r w:rsidRPr="00B75994">
        <w:rPr>
          <w:szCs w:val="24"/>
        </w:rPr>
        <w:t xml:space="preserve">do programowania układu FPGA za pomocą </w:t>
      </w:r>
      <w:proofErr w:type="spellStart"/>
      <w:r w:rsidRPr="00B75994">
        <w:rPr>
          <w:szCs w:val="24"/>
        </w:rPr>
        <w:t>Altera</w:t>
      </w:r>
      <w:proofErr w:type="spellEnd"/>
      <w:r w:rsidRPr="00B75994">
        <w:rPr>
          <w:szCs w:val="24"/>
        </w:rPr>
        <w:t xml:space="preserve"> </w:t>
      </w:r>
      <w:proofErr w:type="spellStart"/>
      <w:r w:rsidRPr="00B75994">
        <w:rPr>
          <w:szCs w:val="24"/>
        </w:rPr>
        <w:t>blaster</w:t>
      </w:r>
      <w:proofErr w:type="spellEnd"/>
      <w:r w:rsidRPr="00B75994">
        <w:rPr>
          <w:szCs w:val="24"/>
        </w:rPr>
        <w:t xml:space="preserve">. Moduł uruchomieniowy oparty o układ </w:t>
      </w:r>
      <w:proofErr w:type="spellStart"/>
      <w:r w:rsidRPr="00B75994">
        <w:rPr>
          <w:szCs w:val="24"/>
        </w:rPr>
        <w:t>Altera</w:t>
      </w:r>
      <w:proofErr w:type="spellEnd"/>
      <w:r w:rsidRPr="00B75994">
        <w:rPr>
          <w:szCs w:val="24"/>
        </w:rPr>
        <w:t xml:space="preserve"> EL4CE6E22C8. Bogate wyposażenie oraz liczba interfejsów </w:t>
      </w:r>
      <w:r w:rsidR="00E356B9" w:rsidRPr="00B75994">
        <w:rPr>
          <w:szCs w:val="24"/>
        </w:rPr>
        <w:t>pozwalają</w:t>
      </w:r>
      <w:r w:rsidRPr="00B75994">
        <w:rPr>
          <w:szCs w:val="24"/>
        </w:rPr>
        <w:t xml:space="preserve"> na tworzenie zaawansowanych układów, oraz nauki sposobu </w:t>
      </w:r>
      <w:r w:rsidRPr="00B75994">
        <w:rPr>
          <w:szCs w:val="24"/>
        </w:rPr>
        <w:lastRenderedPageBreak/>
        <w:t xml:space="preserve">obsługi oraz działania układów FPGA. </w:t>
      </w:r>
      <w:del w:id="29" w:author="Adam Milik" w:date="2025-01-08T20:24:00Z">
        <w:r w:rsidRPr="00B75994" w:rsidDel="00674AFA">
          <w:rPr>
            <w:szCs w:val="24"/>
          </w:rPr>
          <w:delText xml:space="preserve"> </w:delText>
        </w:r>
      </w:del>
      <w:r w:rsidRPr="00B75994">
        <w:rPr>
          <w:szCs w:val="24"/>
        </w:rPr>
        <w:t xml:space="preserve">Wbudowana pamięć SDRAM 64MB, pamięć Flash oraz EEPROM. Wszystkie porty wejściowe/wyjściowe zostały wyprowadzone dzięki czemu w łatwy sposób można rozbudować układ o dodatkowe moduły współpracujące z układem. Na płytce znajdują się 4 przyciski oraz 4 diody </w:t>
      </w:r>
      <w:r w:rsidR="00E356B9" w:rsidRPr="00B75994">
        <w:rPr>
          <w:szCs w:val="24"/>
        </w:rPr>
        <w:t>LED,</w:t>
      </w:r>
      <w:r w:rsidRPr="00B75994">
        <w:rPr>
          <w:szCs w:val="24"/>
        </w:rPr>
        <w:t xml:space="preserve"> które można wykorzystać programując układ.</w:t>
      </w:r>
    </w:p>
    <w:p w14:paraId="41435DCA" w14:textId="326944CE" w:rsidR="00F83798" w:rsidRPr="00B75994" w:rsidRDefault="00F83798" w:rsidP="00B75994">
      <w:pPr>
        <w:pStyle w:val="Tekstpods"/>
        <w:spacing w:after="0" w:line="360" w:lineRule="auto"/>
        <w:ind w:firstLine="0"/>
        <w:contextualSpacing/>
        <w:rPr>
          <w:szCs w:val="24"/>
        </w:rPr>
      </w:pPr>
    </w:p>
    <w:tbl>
      <w:tblPr>
        <w:tblStyle w:val="Tabela-Siatka"/>
        <w:tblW w:w="0" w:type="auto"/>
        <w:tblLook w:val="04A0" w:firstRow="1" w:lastRow="0" w:firstColumn="1" w:lastColumn="0" w:noHBand="0" w:noVBand="1"/>
      </w:tblPr>
      <w:tblGrid>
        <w:gridCol w:w="8778"/>
      </w:tblGrid>
      <w:tr w:rsidR="006F3AB6" w:rsidRPr="00B75994" w14:paraId="79F127B4" w14:textId="77777777" w:rsidTr="006F3AB6">
        <w:tc>
          <w:tcPr>
            <w:tcW w:w="8778" w:type="dxa"/>
          </w:tcPr>
          <w:p w14:paraId="39B1ED80" w14:textId="1B7FAFCD" w:rsidR="006F3AB6" w:rsidRPr="00B75994" w:rsidRDefault="006F3AB6" w:rsidP="00B75994">
            <w:pPr>
              <w:pStyle w:val="Tekstpods"/>
              <w:spacing w:after="0" w:line="360" w:lineRule="auto"/>
              <w:ind w:firstLine="0"/>
              <w:contextualSpacing/>
              <w:rPr>
                <w:szCs w:val="24"/>
              </w:rPr>
            </w:pPr>
            <w:r w:rsidRPr="00B75994">
              <w:rPr>
                <w:noProof/>
                <w:szCs w:val="24"/>
              </w:rPr>
              <w:drawing>
                <wp:inline distT="0" distB="0" distL="0" distR="0" wp14:anchorId="0C87FC54" wp14:editId="57E7E679">
                  <wp:extent cx="5580380" cy="1414780"/>
                  <wp:effectExtent l="0" t="0" r="1270" b="0"/>
                  <wp:docPr id="241360863" name="Obraz 1" descr="Obraz zawierający obwód, elektronika, Inżynieria elektroniczna, Komponen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60863" name="Obraz 1" descr="Obraz zawierający obwód, elektronika, Inżynieria elektroniczna, Komponent elektroniczny&#10;&#10;Opis wygenerowany automatycznie"/>
                          <pic:cNvPicPr/>
                        </pic:nvPicPr>
                        <pic:blipFill>
                          <a:blip r:embed="rId24"/>
                          <a:stretch>
                            <a:fillRect/>
                          </a:stretch>
                        </pic:blipFill>
                        <pic:spPr>
                          <a:xfrm>
                            <a:off x="0" y="0"/>
                            <a:ext cx="5580380" cy="1414780"/>
                          </a:xfrm>
                          <a:prstGeom prst="rect">
                            <a:avLst/>
                          </a:prstGeom>
                        </pic:spPr>
                      </pic:pic>
                    </a:graphicData>
                  </a:graphic>
                </wp:inline>
              </w:drawing>
            </w:r>
          </w:p>
        </w:tc>
      </w:tr>
    </w:tbl>
    <w:p w14:paraId="7256C27E" w14:textId="3590EF93" w:rsidR="00B9504A" w:rsidRDefault="00B9504A" w:rsidP="00B9504A">
      <w:pPr>
        <w:pStyle w:val="Legenda"/>
        <w:rPr>
          <w:szCs w:val="24"/>
        </w:rPr>
      </w:pPr>
      <w:bookmarkStart w:id="30" w:name="_Toc187593792"/>
      <w:r>
        <w:t xml:space="preserve">Rys. </w:t>
      </w:r>
      <w:r w:rsidR="006D760D">
        <w:fldChar w:fldCharType="begin"/>
      </w:r>
      <w:r w:rsidR="006D760D">
        <w:instrText xml:space="preserve"> STYLEREF 1 \s </w:instrText>
      </w:r>
      <w:r w:rsidR="006D760D">
        <w:fldChar w:fldCharType="separate"/>
      </w:r>
      <w:r w:rsidR="006D760D">
        <w:rPr>
          <w:noProof/>
        </w:rPr>
        <w:t>3</w:t>
      </w:r>
      <w:r w:rsidR="006D760D">
        <w:rPr>
          <w:noProof/>
        </w:rPr>
        <w:fldChar w:fldCharType="end"/>
      </w:r>
      <w:r w:rsidR="006D760D">
        <w:t>.</w:t>
      </w:r>
      <w:r w:rsidR="006D760D">
        <w:fldChar w:fldCharType="begin"/>
      </w:r>
      <w:r w:rsidR="006D760D">
        <w:instrText xml:space="preserve"> SEQ Rys. \* ARABIC \s 1 </w:instrText>
      </w:r>
      <w:r w:rsidR="006D760D">
        <w:fldChar w:fldCharType="separate"/>
      </w:r>
      <w:r w:rsidR="006D760D">
        <w:rPr>
          <w:noProof/>
        </w:rPr>
        <w:t>3</w:t>
      </w:r>
      <w:r w:rsidR="006D760D">
        <w:rPr>
          <w:noProof/>
        </w:rPr>
        <w:fldChar w:fldCharType="end"/>
      </w:r>
      <w:r>
        <w:t xml:space="preserve"> </w:t>
      </w:r>
      <w:r w:rsidRPr="00B75994">
        <w:rPr>
          <w:szCs w:val="24"/>
        </w:rPr>
        <w:t xml:space="preserve">ALTERA </w:t>
      </w:r>
      <w:proofErr w:type="spellStart"/>
      <w:r w:rsidRPr="00B75994">
        <w:rPr>
          <w:szCs w:val="24"/>
        </w:rPr>
        <w:t>Cyclone</w:t>
      </w:r>
      <w:proofErr w:type="spellEnd"/>
      <w:r w:rsidRPr="00B75994">
        <w:rPr>
          <w:szCs w:val="24"/>
        </w:rPr>
        <w:t xml:space="preserve"> IV EP4CE6 FPGA zestaw deweloperski.</w:t>
      </w:r>
      <w:bookmarkEnd w:id="30"/>
    </w:p>
    <w:p w14:paraId="20C49468" w14:textId="77777777" w:rsidR="00B9504A" w:rsidRPr="00B9504A" w:rsidRDefault="00B9504A" w:rsidP="00B9504A"/>
    <w:p w14:paraId="22EA4C37" w14:textId="0EF1EE7C" w:rsidR="006F3AB6" w:rsidRPr="00B75994" w:rsidRDefault="006F3AB6" w:rsidP="00B75994">
      <w:pPr>
        <w:pStyle w:val="Tekstpods"/>
        <w:spacing w:after="0" w:line="360" w:lineRule="auto"/>
        <w:ind w:firstLine="0"/>
        <w:contextualSpacing/>
        <w:rPr>
          <w:szCs w:val="24"/>
        </w:rPr>
      </w:pPr>
      <w:r w:rsidRPr="00B75994">
        <w:rPr>
          <w:szCs w:val="24"/>
        </w:rPr>
        <w:t>Płytka zawiera:</w:t>
      </w:r>
    </w:p>
    <w:p w14:paraId="57814E38" w14:textId="77777777" w:rsidR="00674AFA" w:rsidRPr="00674AFA" w:rsidRDefault="00674AFA" w:rsidP="003B2590">
      <w:pPr>
        <w:pStyle w:val="Tekstpods"/>
        <w:numPr>
          <w:ilvl w:val="0"/>
          <w:numId w:val="48"/>
        </w:numPr>
        <w:spacing w:line="360" w:lineRule="auto"/>
        <w:ind w:left="709"/>
        <w:contextualSpacing/>
        <w:rPr>
          <w:szCs w:val="24"/>
        </w:rPr>
      </w:pPr>
      <w:r w:rsidRPr="00674AFA">
        <w:rPr>
          <w:szCs w:val="24"/>
        </w:rPr>
        <w:t xml:space="preserve">układ FPGA firmy ALTERA rodziny </w:t>
      </w:r>
      <w:proofErr w:type="spellStart"/>
      <w:r w:rsidRPr="00674AFA">
        <w:rPr>
          <w:szCs w:val="24"/>
        </w:rPr>
        <w:t>Cyclone</w:t>
      </w:r>
      <w:proofErr w:type="spellEnd"/>
      <w:r w:rsidRPr="00674AFA">
        <w:rPr>
          <w:szCs w:val="24"/>
        </w:rPr>
        <w:t xml:space="preserve"> IV EP4CE6E22C8N</w:t>
      </w:r>
    </w:p>
    <w:p w14:paraId="16A29A2E" w14:textId="77777777" w:rsidR="00674AFA" w:rsidRPr="00674AFA" w:rsidRDefault="00674AFA" w:rsidP="003B2590">
      <w:pPr>
        <w:pStyle w:val="Tekstpods"/>
        <w:numPr>
          <w:ilvl w:val="0"/>
          <w:numId w:val="48"/>
        </w:numPr>
        <w:spacing w:line="360" w:lineRule="auto"/>
        <w:ind w:left="709"/>
        <w:contextualSpacing/>
        <w:rPr>
          <w:szCs w:val="24"/>
        </w:rPr>
      </w:pPr>
      <w:r w:rsidRPr="00674AFA">
        <w:rPr>
          <w:szCs w:val="24"/>
        </w:rPr>
        <w:t>pamięć EEPROM do przechowywania konfiguracji układu FPGA EPCS16N</w:t>
      </w:r>
    </w:p>
    <w:p w14:paraId="77019666" w14:textId="70D6BE53" w:rsidR="00674AFA" w:rsidRPr="00674AFA" w:rsidRDefault="00674AFA" w:rsidP="003B2590">
      <w:pPr>
        <w:pStyle w:val="Tekstpods"/>
        <w:numPr>
          <w:ilvl w:val="0"/>
          <w:numId w:val="48"/>
        </w:numPr>
        <w:spacing w:line="360" w:lineRule="auto"/>
        <w:ind w:left="709"/>
        <w:contextualSpacing/>
        <w:rPr>
          <w:szCs w:val="24"/>
        </w:rPr>
      </w:pPr>
      <w:r w:rsidRPr="00674AFA">
        <w:rPr>
          <w:szCs w:val="24"/>
        </w:rPr>
        <w:t xml:space="preserve">programator ALTERA JTAG </w:t>
      </w:r>
      <w:proofErr w:type="spellStart"/>
      <w:r w:rsidRPr="00674AFA">
        <w:rPr>
          <w:szCs w:val="24"/>
        </w:rPr>
        <w:t>blaster</w:t>
      </w:r>
      <w:proofErr w:type="spellEnd"/>
      <w:r w:rsidRPr="00674AFA">
        <w:rPr>
          <w:szCs w:val="24"/>
        </w:rPr>
        <w:t xml:space="preserve"> do programowania </w:t>
      </w:r>
      <w:r w:rsidR="00C85362" w:rsidRPr="00674AFA">
        <w:rPr>
          <w:szCs w:val="24"/>
        </w:rPr>
        <w:t>układu</w:t>
      </w:r>
      <w:r w:rsidRPr="00674AFA">
        <w:rPr>
          <w:szCs w:val="24"/>
        </w:rPr>
        <w:t xml:space="preserve"> FPGA oraz pamięci szeregowej EEPROM</w:t>
      </w:r>
    </w:p>
    <w:p w14:paraId="12F3B008" w14:textId="77777777" w:rsidR="00674AFA" w:rsidRPr="00674AFA" w:rsidRDefault="00674AFA" w:rsidP="003B2590">
      <w:pPr>
        <w:pStyle w:val="Tekstpods"/>
        <w:numPr>
          <w:ilvl w:val="0"/>
          <w:numId w:val="48"/>
        </w:numPr>
        <w:spacing w:line="360" w:lineRule="auto"/>
        <w:ind w:left="709"/>
        <w:contextualSpacing/>
        <w:rPr>
          <w:szCs w:val="24"/>
        </w:rPr>
      </w:pPr>
      <w:r w:rsidRPr="00674AFA">
        <w:rPr>
          <w:szCs w:val="24"/>
        </w:rPr>
        <w:t>pamięć SDRAM o pojemności 64Mbit</w:t>
      </w:r>
    </w:p>
    <w:p w14:paraId="29B4E8D1" w14:textId="77777777" w:rsidR="00674AFA" w:rsidRPr="00674AFA" w:rsidRDefault="00674AFA" w:rsidP="003B2590">
      <w:pPr>
        <w:pStyle w:val="Tekstpods"/>
        <w:numPr>
          <w:ilvl w:val="0"/>
          <w:numId w:val="48"/>
        </w:numPr>
        <w:spacing w:line="360" w:lineRule="auto"/>
        <w:ind w:left="709"/>
        <w:contextualSpacing/>
        <w:rPr>
          <w:szCs w:val="24"/>
        </w:rPr>
      </w:pPr>
      <w:r w:rsidRPr="00674AFA">
        <w:rPr>
          <w:szCs w:val="24"/>
        </w:rPr>
        <w:t>oscylator kwarcowy 50MHz dostarczający podstawowego sygnału zegarowego</w:t>
      </w:r>
    </w:p>
    <w:p w14:paraId="1C545F76" w14:textId="1F88AAD8" w:rsidR="00674AFA" w:rsidRPr="00674AFA" w:rsidRDefault="00674AFA" w:rsidP="003B2590">
      <w:pPr>
        <w:pStyle w:val="Tekstpods"/>
        <w:numPr>
          <w:ilvl w:val="0"/>
          <w:numId w:val="48"/>
        </w:numPr>
        <w:spacing w:line="360" w:lineRule="auto"/>
        <w:ind w:left="709"/>
        <w:contextualSpacing/>
        <w:rPr>
          <w:szCs w:val="24"/>
        </w:rPr>
      </w:pPr>
      <w:r w:rsidRPr="00674AFA">
        <w:rPr>
          <w:szCs w:val="24"/>
        </w:rPr>
        <w:t xml:space="preserve">wyprowadzenia wejścia-wyjścia układu FPGA dostępne za pomocą </w:t>
      </w:r>
      <w:r w:rsidR="00C85362" w:rsidRPr="00674AFA">
        <w:rPr>
          <w:szCs w:val="24"/>
        </w:rPr>
        <w:t>złącz</w:t>
      </w:r>
      <w:r w:rsidRPr="00674AFA">
        <w:rPr>
          <w:szCs w:val="24"/>
        </w:rPr>
        <w:t xml:space="preserve"> szpilkowych typu </w:t>
      </w:r>
      <w:proofErr w:type="spellStart"/>
      <w:r w:rsidRPr="00674AFA">
        <w:rPr>
          <w:szCs w:val="24"/>
        </w:rPr>
        <w:t>gold</w:t>
      </w:r>
      <w:proofErr w:type="spellEnd"/>
      <w:r w:rsidRPr="00674AFA">
        <w:rPr>
          <w:szCs w:val="24"/>
        </w:rPr>
        <w:t xml:space="preserve"> pin</w:t>
      </w:r>
    </w:p>
    <w:p w14:paraId="5071D663" w14:textId="0D06FB80" w:rsidR="00F83798" w:rsidRPr="00B75994" w:rsidRDefault="00674AFA" w:rsidP="00B75994">
      <w:pPr>
        <w:pStyle w:val="Akapitzlist"/>
        <w:numPr>
          <w:ilvl w:val="0"/>
          <w:numId w:val="47"/>
        </w:numPr>
        <w:spacing w:line="360" w:lineRule="auto"/>
        <w:ind w:left="714" w:hanging="357"/>
        <w:jc w:val="both"/>
        <w:rPr>
          <w:szCs w:val="24"/>
        </w:rPr>
      </w:pPr>
      <w:r w:rsidRPr="00674AFA">
        <w:rPr>
          <w:szCs w:val="24"/>
        </w:rPr>
        <w:t>zestaw układów peryferyjnych takich jak wskaźniki diodowe, przyciski, wyświetlacze siedmiosegmentowe</w:t>
      </w:r>
      <w:sdt>
        <w:sdtPr>
          <w:rPr>
            <w:szCs w:val="24"/>
            <w:vertAlign w:val="superscript"/>
          </w:rPr>
          <w:id w:val="610483712"/>
          <w:citation/>
        </w:sdtPr>
        <w:sdtContent>
          <w:r w:rsidR="00826882" w:rsidRPr="00826882">
            <w:rPr>
              <w:szCs w:val="24"/>
              <w:vertAlign w:val="superscript"/>
            </w:rPr>
            <w:fldChar w:fldCharType="begin"/>
          </w:r>
          <w:r w:rsidR="00826882" w:rsidRPr="00826882">
            <w:rPr>
              <w:szCs w:val="24"/>
              <w:vertAlign w:val="superscript"/>
            </w:rPr>
            <w:instrText xml:space="preserve"> CITATION Got \l 1045 </w:instrText>
          </w:r>
          <w:r w:rsidR="00826882" w:rsidRPr="00826882">
            <w:rPr>
              <w:szCs w:val="24"/>
              <w:vertAlign w:val="superscript"/>
            </w:rPr>
            <w:fldChar w:fldCharType="separate"/>
          </w:r>
          <w:r w:rsidR="00826882" w:rsidRPr="00826882">
            <w:rPr>
              <w:noProof/>
              <w:szCs w:val="24"/>
              <w:vertAlign w:val="superscript"/>
            </w:rPr>
            <w:t xml:space="preserve"> [5]</w:t>
          </w:r>
          <w:r w:rsidR="00826882" w:rsidRPr="00826882">
            <w:rPr>
              <w:szCs w:val="24"/>
              <w:vertAlign w:val="superscript"/>
            </w:rPr>
            <w:fldChar w:fldCharType="end"/>
          </w:r>
        </w:sdtContent>
      </w:sdt>
    </w:p>
    <w:p w14:paraId="7D6BF246" w14:textId="65DB4F64" w:rsidR="00F83798" w:rsidRPr="00B75994" w:rsidRDefault="00F83798" w:rsidP="00B75994">
      <w:pPr>
        <w:spacing w:line="360" w:lineRule="auto"/>
        <w:contextualSpacing/>
        <w:jc w:val="both"/>
        <w:rPr>
          <w:szCs w:val="24"/>
        </w:rPr>
      </w:pPr>
    </w:p>
    <w:tbl>
      <w:tblPr>
        <w:tblStyle w:val="Tabela-Siatka"/>
        <w:tblW w:w="0" w:type="auto"/>
        <w:tblLook w:val="04A0" w:firstRow="1" w:lastRow="0" w:firstColumn="1" w:lastColumn="0" w:noHBand="0" w:noVBand="1"/>
      </w:tblPr>
      <w:tblGrid>
        <w:gridCol w:w="8778"/>
      </w:tblGrid>
      <w:tr w:rsidR="006F3AB6" w:rsidRPr="00B75994" w14:paraId="241059E2" w14:textId="77777777" w:rsidTr="006F3AB6">
        <w:tc>
          <w:tcPr>
            <w:tcW w:w="8778" w:type="dxa"/>
          </w:tcPr>
          <w:p w14:paraId="6D9263ED" w14:textId="58F4E565" w:rsidR="006F3AB6" w:rsidRPr="00B75994" w:rsidRDefault="006F3AB6" w:rsidP="00126423">
            <w:pPr>
              <w:spacing w:line="360" w:lineRule="auto"/>
              <w:contextualSpacing/>
              <w:jc w:val="center"/>
              <w:rPr>
                <w:szCs w:val="24"/>
              </w:rPr>
            </w:pPr>
            <w:r w:rsidRPr="00B75994">
              <w:rPr>
                <w:noProof/>
                <w:szCs w:val="24"/>
              </w:rPr>
              <w:lastRenderedPageBreak/>
              <w:drawing>
                <wp:inline distT="0" distB="0" distL="0" distR="0" wp14:anchorId="461131BA" wp14:editId="1CAD84D7">
                  <wp:extent cx="4450080" cy="3513780"/>
                  <wp:effectExtent l="0" t="0" r="7620" b="0"/>
                  <wp:docPr id="577012473" name="Obraz 1" descr="Obraz zawierający tekst, zrzut ekranu, Inżynieria elektroniczna, obw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12473" name="Obraz 1" descr="Obraz zawierający tekst, zrzut ekranu, Inżynieria elektroniczna, obwód&#10;&#10;Opis wygenerowany automatycznie"/>
                          <pic:cNvPicPr/>
                        </pic:nvPicPr>
                        <pic:blipFill>
                          <a:blip r:embed="rId25"/>
                          <a:stretch>
                            <a:fillRect/>
                          </a:stretch>
                        </pic:blipFill>
                        <pic:spPr>
                          <a:xfrm>
                            <a:off x="0" y="0"/>
                            <a:ext cx="4456341" cy="3518723"/>
                          </a:xfrm>
                          <a:prstGeom prst="rect">
                            <a:avLst/>
                          </a:prstGeom>
                        </pic:spPr>
                      </pic:pic>
                    </a:graphicData>
                  </a:graphic>
                </wp:inline>
              </w:drawing>
            </w:r>
          </w:p>
        </w:tc>
      </w:tr>
    </w:tbl>
    <w:p w14:paraId="7BA345EA" w14:textId="76EA67DE" w:rsidR="00BB0A2E" w:rsidRDefault="00B9504A" w:rsidP="00B9504A">
      <w:pPr>
        <w:pStyle w:val="Legenda"/>
        <w:rPr>
          <w:szCs w:val="24"/>
        </w:rPr>
      </w:pPr>
      <w:bookmarkStart w:id="31" w:name="_Toc187593793"/>
      <w:r>
        <w:t xml:space="preserve">Rys. </w:t>
      </w:r>
      <w:r w:rsidR="006D760D">
        <w:fldChar w:fldCharType="begin"/>
      </w:r>
      <w:r w:rsidR="006D760D">
        <w:instrText xml:space="preserve"> STYLEREF 1 \s </w:instrText>
      </w:r>
      <w:r w:rsidR="006D760D">
        <w:fldChar w:fldCharType="separate"/>
      </w:r>
      <w:r w:rsidR="006D760D">
        <w:rPr>
          <w:noProof/>
        </w:rPr>
        <w:t>3</w:t>
      </w:r>
      <w:r w:rsidR="006D760D">
        <w:rPr>
          <w:noProof/>
        </w:rPr>
        <w:fldChar w:fldCharType="end"/>
      </w:r>
      <w:r w:rsidR="006D760D">
        <w:t>.</w:t>
      </w:r>
      <w:r w:rsidR="006D760D">
        <w:fldChar w:fldCharType="begin"/>
      </w:r>
      <w:r w:rsidR="006D760D">
        <w:instrText xml:space="preserve"> SEQ Rys. \* ARABIC \s 1 </w:instrText>
      </w:r>
      <w:r w:rsidR="006D760D">
        <w:fldChar w:fldCharType="separate"/>
      </w:r>
      <w:r w:rsidR="006D760D">
        <w:rPr>
          <w:noProof/>
        </w:rPr>
        <w:t>4</w:t>
      </w:r>
      <w:r w:rsidR="006D760D">
        <w:rPr>
          <w:noProof/>
        </w:rPr>
        <w:fldChar w:fldCharType="end"/>
      </w:r>
      <w:r>
        <w:t xml:space="preserve"> </w:t>
      </w:r>
      <w:r w:rsidRPr="00B75994">
        <w:rPr>
          <w:szCs w:val="24"/>
        </w:rPr>
        <w:t xml:space="preserve">Opis płyty </w:t>
      </w:r>
      <w:proofErr w:type="spellStart"/>
      <w:r w:rsidRPr="00B75994">
        <w:rPr>
          <w:szCs w:val="24"/>
        </w:rPr>
        <w:t>Altera</w:t>
      </w:r>
      <w:proofErr w:type="spellEnd"/>
      <w:r w:rsidRPr="00B75994">
        <w:rPr>
          <w:szCs w:val="24"/>
        </w:rPr>
        <w:t xml:space="preserve"> </w:t>
      </w:r>
      <w:proofErr w:type="spellStart"/>
      <w:r w:rsidRPr="00B75994">
        <w:rPr>
          <w:szCs w:val="24"/>
        </w:rPr>
        <w:t>Cyclone</w:t>
      </w:r>
      <w:proofErr w:type="spellEnd"/>
      <w:r w:rsidRPr="00B75994">
        <w:rPr>
          <w:szCs w:val="24"/>
        </w:rPr>
        <w:t xml:space="preserve"> IV.</w:t>
      </w:r>
      <w:bookmarkEnd w:id="31"/>
    </w:p>
    <w:p w14:paraId="3C175026" w14:textId="77777777" w:rsidR="00B9504A" w:rsidRPr="00B75994" w:rsidRDefault="00B9504A" w:rsidP="00B75994">
      <w:pPr>
        <w:spacing w:line="360" w:lineRule="auto"/>
        <w:contextualSpacing/>
        <w:jc w:val="both"/>
        <w:rPr>
          <w:szCs w:val="24"/>
        </w:rPr>
      </w:pPr>
    </w:p>
    <w:p w14:paraId="2D902530" w14:textId="343D8908" w:rsidR="00F83798" w:rsidRPr="00B75994" w:rsidRDefault="00BB0A2E" w:rsidP="00B75994">
      <w:pPr>
        <w:spacing w:line="360" w:lineRule="auto"/>
        <w:contextualSpacing/>
        <w:jc w:val="both"/>
        <w:rPr>
          <w:szCs w:val="24"/>
        </w:rPr>
      </w:pPr>
      <w:r w:rsidRPr="00B75994">
        <w:rPr>
          <w:b/>
          <w:bCs/>
          <w:szCs w:val="24"/>
        </w:rPr>
        <w:t>D</w:t>
      </w:r>
      <w:r w:rsidR="00F83798" w:rsidRPr="00B75994">
        <w:rPr>
          <w:b/>
          <w:bCs/>
          <w:szCs w:val="24"/>
        </w:rPr>
        <w:t>ane techniczne:</w:t>
      </w:r>
    </w:p>
    <w:p w14:paraId="31E11AC4" w14:textId="0E1D4765" w:rsidR="004E5C94" w:rsidRPr="00B75994" w:rsidRDefault="00F83798" w:rsidP="00B75994">
      <w:pPr>
        <w:numPr>
          <w:ilvl w:val="0"/>
          <w:numId w:val="43"/>
        </w:numPr>
        <w:spacing w:line="360" w:lineRule="auto"/>
        <w:contextualSpacing/>
        <w:jc w:val="both"/>
        <w:rPr>
          <w:szCs w:val="24"/>
        </w:rPr>
      </w:pPr>
      <w:r w:rsidRPr="00B75994">
        <w:rPr>
          <w:szCs w:val="24"/>
        </w:rPr>
        <w:t xml:space="preserve">moduł </w:t>
      </w:r>
      <w:r w:rsidR="00C85362" w:rsidRPr="00B75994">
        <w:rPr>
          <w:szCs w:val="24"/>
        </w:rPr>
        <w:t>uruchomieniowy</w:t>
      </w:r>
      <w:r w:rsidRPr="00B75994">
        <w:rPr>
          <w:szCs w:val="24"/>
        </w:rPr>
        <w:t xml:space="preserve"> - deweloperski </w:t>
      </w:r>
      <w:proofErr w:type="spellStart"/>
      <w:r w:rsidRPr="00B75994">
        <w:rPr>
          <w:szCs w:val="24"/>
        </w:rPr>
        <w:t>Altera</w:t>
      </w:r>
      <w:proofErr w:type="spellEnd"/>
      <w:r w:rsidRPr="00B75994">
        <w:rPr>
          <w:szCs w:val="24"/>
        </w:rPr>
        <w:t xml:space="preserve"> CYCLONE IV</w:t>
      </w:r>
    </w:p>
    <w:p w14:paraId="0DEF655A" w14:textId="6314D94C" w:rsidR="00F83798" w:rsidRPr="00B75994" w:rsidRDefault="00F83798" w:rsidP="00B75994">
      <w:pPr>
        <w:numPr>
          <w:ilvl w:val="0"/>
          <w:numId w:val="43"/>
        </w:numPr>
        <w:spacing w:line="360" w:lineRule="auto"/>
        <w:contextualSpacing/>
        <w:jc w:val="both"/>
        <w:rPr>
          <w:szCs w:val="24"/>
        </w:rPr>
      </w:pPr>
      <w:r w:rsidRPr="00B75994">
        <w:rPr>
          <w:szCs w:val="24"/>
        </w:rPr>
        <w:t xml:space="preserve"> układ oparty o </w:t>
      </w:r>
      <w:proofErr w:type="spellStart"/>
      <w:r w:rsidRPr="00B75994">
        <w:rPr>
          <w:szCs w:val="24"/>
        </w:rPr>
        <w:t>Altera</w:t>
      </w:r>
      <w:proofErr w:type="spellEnd"/>
      <w:r w:rsidRPr="00B75994">
        <w:rPr>
          <w:szCs w:val="24"/>
        </w:rPr>
        <w:t xml:space="preserve"> EL4CE6E22C8</w:t>
      </w:r>
    </w:p>
    <w:p w14:paraId="340FE90A" w14:textId="51B76E9F" w:rsidR="00F83798" w:rsidRPr="00B75994" w:rsidRDefault="00F83798" w:rsidP="00B75994">
      <w:pPr>
        <w:numPr>
          <w:ilvl w:val="0"/>
          <w:numId w:val="43"/>
        </w:numPr>
        <w:spacing w:line="360" w:lineRule="auto"/>
        <w:contextualSpacing/>
        <w:jc w:val="both"/>
        <w:rPr>
          <w:szCs w:val="24"/>
        </w:rPr>
      </w:pPr>
      <w:r w:rsidRPr="00B75994">
        <w:rPr>
          <w:szCs w:val="24"/>
        </w:rPr>
        <w:t xml:space="preserve">złącze do podłączenia LCD </w:t>
      </w:r>
      <w:r w:rsidR="00C85362">
        <w:rPr>
          <w:szCs w:val="24"/>
        </w:rPr>
        <w:t xml:space="preserve">wsparcie </w:t>
      </w:r>
      <w:r w:rsidRPr="00B75994">
        <w:rPr>
          <w:szCs w:val="24"/>
        </w:rPr>
        <w:t>dla LCD 1602 lub 12864</w:t>
      </w:r>
    </w:p>
    <w:p w14:paraId="616BF913" w14:textId="77777777" w:rsidR="00F83798" w:rsidRPr="00B75994" w:rsidRDefault="00F83798" w:rsidP="00B75994">
      <w:pPr>
        <w:numPr>
          <w:ilvl w:val="0"/>
          <w:numId w:val="43"/>
        </w:numPr>
        <w:spacing w:line="360" w:lineRule="auto"/>
        <w:contextualSpacing/>
        <w:jc w:val="both"/>
        <w:rPr>
          <w:szCs w:val="24"/>
        </w:rPr>
      </w:pPr>
      <w:r w:rsidRPr="00B75994">
        <w:rPr>
          <w:szCs w:val="24"/>
        </w:rPr>
        <w:t>wyświetlacz 7- segmentowy</w:t>
      </w:r>
    </w:p>
    <w:p w14:paraId="063F42F2" w14:textId="77777777" w:rsidR="00F83798" w:rsidRPr="00B75994" w:rsidRDefault="00F83798" w:rsidP="00B75994">
      <w:pPr>
        <w:numPr>
          <w:ilvl w:val="0"/>
          <w:numId w:val="43"/>
        </w:numPr>
        <w:spacing w:line="360" w:lineRule="auto"/>
        <w:contextualSpacing/>
        <w:jc w:val="both"/>
        <w:rPr>
          <w:szCs w:val="24"/>
        </w:rPr>
      </w:pPr>
      <w:r w:rsidRPr="00B75994">
        <w:rPr>
          <w:szCs w:val="24"/>
        </w:rPr>
        <w:t>regulacja kontrastu za pomocą potencjometru</w:t>
      </w:r>
    </w:p>
    <w:p w14:paraId="43F7E6C0" w14:textId="77777777" w:rsidR="00F83798" w:rsidRPr="00B75994" w:rsidRDefault="00F83798" w:rsidP="00B75994">
      <w:pPr>
        <w:numPr>
          <w:ilvl w:val="0"/>
          <w:numId w:val="43"/>
        </w:numPr>
        <w:spacing w:line="360" w:lineRule="auto"/>
        <w:contextualSpacing/>
        <w:jc w:val="both"/>
        <w:rPr>
          <w:szCs w:val="24"/>
        </w:rPr>
      </w:pPr>
      <w:r w:rsidRPr="00B75994">
        <w:rPr>
          <w:szCs w:val="24"/>
        </w:rPr>
        <w:t>interfejs PS2</w:t>
      </w:r>
    </w:p>
    <w:p w14:paraId="185C2D5E" w14:textId="77777777" w:rsidR="00F83798" w:rsidRPr="00B75994" w:rsidRDefault="00F83798" w:rsidP="00B75994">
      <w:pPr>
        <w:numPr>
          <w:ilvl w:val="0"/>
          <w:numId w:val="43"/>
        </w:numPr>
        <w:spacing w:line="360" w:lineRule="auto"/>
        <w:contextualSpacing/>
        <w:jc w:val="both"/>
        <w:rPr>
          <w:szCs w:val="24"/>
        </w:rPr>
      </w:pPr>
      <w:r w:rsidRPr="00B75994">
        <w:rPr>
          <w:szCs w:val="24"/>
        </w:rPr>
        <w:t>interfejs RS232</w:t>
      </w:r>
    </w:p>
    <w:p w14:paraId="23452BEB" w14:textId="77777777" w:rsidR="00F83798" w:rsidRPr="00B75994" w:rsidRDefault="00F83798" w:rsidP="00B75994">
      <w:pPr>
        <w:numPr>
          <w:ilvl w:val="0"/>
          <w:numId w:val="43"/>
        </w:numPr>
        <w:spacing w:line="360" w:lineRule="auto"/>
        <w:contextualSpacing/>
        <w:jc w:val="both"/>
        <w:rPr>
          <w:szCs w:val="24"/>
        </w:rPr>
      </w:pPr>
      <w:r w:rsidRPr="00B75994">
        <w:rPr>
          <w:szCs w:val="24"/>
        </w:rPr>
        <w:t>układ komunikacji szeregowej SP3232</w:t>
      </w:r>
    </w:p>
    <w:p w14:paraId="2FB295C3" w14:textId="77777777" w:rsidR="00F83798" w:rsidRPr="00B75994" w:rsidRDefault="00F83798" w:rsidP="00B75994">
      <w:pPr>
        <w:numPr>
          <w:ilvl w:val="0"/>
          <w:numId w:val="43"/>
        </w:numPr>
        <w:spacing w:line="360" w:lineRule="auto"/>
        <w:contextualSpacing/>
        <w:jc w:val="both"/>
        <w:rPr>
          <w:szCs w:val="24"/>
        </w:rPr>
      </w:pPr>
      <w:r w:rsidRPr="00B75994">
        <w:rPr>
          <w:szCs w:val="24"/>
        </w:rPr>
        <w:t>czujnik temperatury: LM75A</w:t>
      </w:r>
    </w:p>
    <w:p w14:paraId="712826F0" w14:textId="21A5411B" w:rsidR="00F83798" w:rsidRPr="00B75994" w:rsidRDefault="0077447F" w:rsidP="00B75994">
      <w:pPr>
        <w:numPr>
          <w:ilvl w:val="0"/>
          <w:numId w:val="43"/>
        </w:numPr>
        <w:spacing w:line="360" w:lineRule="auto"/>
        <w:contextualSpacing/>
        <w:jc w:val="both"/>
        <w:rPr>
          <w:szCs w:val="24"/>
        </w:rPr>
      </w:pPr>
      <w:r>
        <w:rPr>
          <w:szCs w:val="24"/>
        </w:rPr>
        <w:t>sygnalizator dźwiękowy</w:t>
      </w:r>
    </w:p>
    <w:p w14:paraId="2C6AC1DF" w14:textId="77777777" w:rsidR="00F83798" w:rsidRPr="00B75994" w:rsidRDefault="00F83798" w:rsidP="00B75994">
      <w:pPr>
        <w:numPr>
          <w:ilvl w:val="0"/>
          <w:numId w:val="43"/>
        </w:numPr>
        <w:spacing w:line="360" w:lineRule="auto"/>
        <w:contextualSpacing/>
        <w:jc w:val="both"/>
        <w:rPr>
          <w:szCs w:val="24"/>
        </w:rPr>
      </w:pPr>
      <w:r w:rsidRPr="00B75994">
        <w:rPr>
          <w:szCs w:val="24"/>
        </w:rPr>
        <w:t>przełączniki DIP Switch</w:t>
      </w:r>
    </w:p>
    <w:p w14:paraId="169C4515" w14:textId="77777777" w:rsidR="00F83798" w:rsidRPr="00B75994" w:rsidRDefault="00F83798" w:rsidP="00B75994">
      <w:pPr>
        <w:numPr>
          <w:ilvl w:val="0"/>
          <w:numId w:val="43"/>
        </w:numPr>
        <w:spacing w:line="360" w:lineRule="auto"/>
        <w:contextualSpacing/>
        <w:jc w:val="both"/>
        <w:rPr>
          <w:szCs w:val="24"/>
        </w:rPr>
      </w:pPr>
      <w:r w:rsidRPr="00B75994">
        <w:rPr>
          <w:szCs w:val="24"/>
        </w:rPr>
        <w:t>interfejs VGA</w:t>
      </w:r>
    </w:p>
    <w:p w14:paraId="0412EB88" w14:textId="77777777" w:rsidR="00F83798" w:rsidRPr="00B75994" w:rsidRDefault="00F83798" w:rsidP="00B75994">
      <w:pPr>
        <w:numPr>
          <w:ilvl w:val="0"/>
          <w:numId w:val="43"/>
        </w:numPr>
        <w:spacing w:line="360" w:lineRule="auto"/>
        <w:contextualSpacing/>
        <w:jc w:val="both"/>
        <w:rPr>
          <w:szCs w:val="24"/>
        </w:rPr>
      </w:pPr>
      <w:r w:rsidRPr="00B75994">
        <w:rPr>
          <w:szCs w:val="24"/>
        </w:rPr>
        <w:t>odbiornik IR</w:t>
      </w:r>
    </w:p>
    <w:p w14:paraId="64E27D05" w14:textId="77777777" w:rsidR="00F83798" w:rsidRPr="00B75994" w:rsidRDefault="00F83798" w:rsidP="00B75994">
      <w:pPr>
        <w:numPr>
          <w:ilvl w:val="0"/>
          <w:numId w:val="43"/>
        </w:numPr>
        <w:spacing w:line="360" w:lineRule="auto"/>
        <w:contextualSpacing/>
        <w:jc w:val="both"/>
        <w:rPr>
          <w:szCs w:val="24"/>
        </w:rPr>
      </w:pPr>
      <w:r w:rsidRPr="00B75994">
        <w:rPr>
          <w:szCs w:val="24"/>
        </w:rPr>
        <w:t>4 przyciski</w:t>
      </w:r>
    </w:p>
    <w:p w14:paraId="5FE326FE" w14:textId="77777777" w:rsidR="00F83798" w:rsidRPr="00B75994" w:rsidRDefault="00F83798" w:rsidP="00B75994">
      <w:pPr>
        <w:numPr>
          <w:ilvl w:val="0"/>
          <w:numId w:val="43"/>
        </w:numPr>
        <w:spacing w:line="360" w:lineRule="auto"/>
        <w:contextualSpacing/>
        <w:jc w:val="both"/>
        <w:rPr>
          <w:szCs w:val="24"/>
        </w:rPr>
      </w:pPr>
      <w:r w:rsidRPr="00B75994">
        <w:rPr>
          <w:szCs w:val="24"/>
        </w:rPr>
        <w:t>EEPROM AT24C08</w:t>
      </w:r>
    </w:p>
    <w:p w14:paraId="285BD9FB" w14:textId="77777777" w:rsidR="00F83798" w:rsidRPr="00B75994" w:rsidRDefault="00F83798" w:rsidP="00B75994">
      <w:pPr>
        <w:numPr>
          <w:ilvl w:val="0"/>
          <w:numId w:val="43"/>
        </w:numPr>
        <w:spacing w:line="360" w:lineRule="auto"/>
        <w:contextualSpacing/>
        <w:jc w:val="both"/>
        <w:rPr>
          <w:szCs w:val="24"/>
        </w:rPr>
      </w:pPr>
      <w:r w:rsidRPr="00B75994">
        <w:rPr>
          <w:szCs w:val="24"/>
        </w:rPr>
        <w:t>4 diody LED</w:t>
      </w:r>
    </w:p>
    <w:p w14:paraId="66C647C0" w14:textId="7F031DF9" w:rsidR="00F83798" w:rsidRPr="00B75994" w:rsidRDefault="00F83798" w:rsidP="00B75994">
      <w:pPr>
        <w:numPr>
          <w:ilvl w:val="0"/>
          <w:numId w:val="43"/>
        </w:numPr>
        <w:spacing w:line="360" w:lineRule="auto"/>
        <w:contextualSpacing/>
        <w:jc w:val="both"/>
        <w:rPr>
          <w:szCs w:val="24"/>
        </w:rPr>
      </w:pPr>
      <w:r w:rsidRPr="00B75994">
        <w:rPr>
          <w:szCs w:val="24"/>
        </w:rPr>
        <w:t>SDRAM 64MB</w:t>
      </w:r>
      <w:sdt>
        <w:sdtPr>
          <w:rPr>
            <w:szCs w:val="24"/>
            <w:vertAlign w:val="superscript"/>
          </w:rPr>
          <w:id w:val="409429025"/>
          <w:citation/>
        </w:sdtPr>
        <w:sdtContent>
          <w:r w:rsidR="00826882" w:rsidRPr="00826882">
            <w:rPr>
              <w:szCs w:val="24"/>
              <w:vertAlign w:val="superscript"/>
            </w:rPr>
            <w:fldChar w:fldCharType="begin"/>
          </w:r>
          <w:r w:rsidR="00826882" w:rsidRPr="00826882">
            <w:rPr>
              <w:szCs w:val="24"/>
              <w:vertAlign w:val="superscript"/>
            </w:rPr>
            <w:instrText xml:space="preserve"> CITATION Got \l 1045 </w:instrText>
          </w:r>
          <w:r w:rsidR="00826882" w:rsidRPr="00826882">
            <w:rPr>
              <w:szCs w:val="24"/>
              <w:vertAlign w:val="superscript"/>
            </w:rPr>
            <w:fldChar w:fldCharType="separate"/>
          </w:r>
          <w:r w:rsidR="00826882" w:rsidRPr="00826882">
            <w:rPr>
              <w:noProof/>
              <w:szCs w:val="24"/>
              <w:vertAlign w:val="superscript"/>
            </w:rPr>
            <w:t xml:space="preserve"> [5]</w:t>
          </w:r>
          <w:r w:rsidR="00826882" w:rsidRPr="00826882">
            <w:rPr>
              <w:szCs w:val="24"/>
              <w:vertAlign w:val="superscript"/>
            </w:rPr>
            <w:fldChar w:fldCharType="end"/>
          </w:r>
        </w:sdtContent>
      </w:sdt>
    </w:p>
    <w:p w14:paraId="5FBB7B39" w14:textId="77777777" w:rsidR="00F83798" w:rsidRPr="00B75994" w:rsidRDefault="00F83798" w:rsidP="00B75994">
      <w:pPr>
        <w:numPr>
          <w:ilvl w:val="0"/>
          <w:numId w:val="43"/>
        </w:numPr>
        <w:spacing w:line="360" w:lineRule="auto"/>
        <w:contextualSpacing/>
        <w:jc w:val="both"/>
        <w:rPr>
          <w:szCs w:val="24"/>
        </w:rPr>
      </w:pPr>
      <w:r w:rsidRPr="00B75994">
        <w:rPr>
          <w:szCs w:val="24"/>
        </w:rPr>
        <w:lastRenderedPageBreak/>
        <w:t>I/O złącza kołowe</w:t>
      </w:r>
    </w:p>
    <w:p w14:paraId="367317D1" w14:textId="77777777" w:rsidR="00F83798" w:rsidRPr="00B75994" w:rsidRDefault="00F83798" w:rsidP="00B75994">
      <w:pPr>
        <w:numPr>
          <w:ilvl w:val="0"/>
          <w:numId w:val="43"/>
        </w:numPr>
        <w:spacing w:line="360" w:lineRule="auto"/>
        <w:contextualSpacing/>
        <w:jc w:val="both"/>
        <w:rPr>
          <w:szCs w:val="24"/>
        </w:rPr>
      </w:pPr>
      <w:r w:rsidRPr="00B75994">
        <w:rPr>
          <w:szCs w:val="24"/>
        </w:rPr>
        <w:t>przycisk RESET</w:t>
      </w:r>
    </w:p>
    <w:p w14:paraId="78658C28" w14:textId="77777777" w:rsidR="00F83798" w:rsidRPr="00B75994" w:rsidRDefault="00F83798" w:rsidP="00B75994">
      <w:pPr>
        <w:numPr>
          <w:ilvl w:val="0"/>
          <w:numId w:val="43"/>
        </w:numPr>
        <w:spacing w:line="360" w:lineRule="auto"/>
        <w:contextualSpacing/>
        <w:jc w:val="both"/>
        <w:rPr>
          <w:szCs w:val="24"/>
        </w:rPr>
      </w:pPr>
      <w:r w:rsidRPr="00B75994">
        <w:rPr>
          <w:szCs w:val="24"/>
        </w:rPr>
        <w:t>JTAG interfejs</w:t>
      </w:r>
    </w:p>
    <w:p w14:paraId="6ABED590" w14:textId="77777777" w:rsidR="00F83798" w:rsidRPr="00B75994" w:rsidRDefault="00F83798" w:rsidP="00B75994">
      <w:pPr>
        <w:numPr>
          <w:ilvl w:val="0"/>
          <w:numId w:val="43"/>
        </w:numPr>
        <w:spacing w:line="360" w:lineRule="auto"/>
        <w:contextualSpacing/>
        <w:jc w:val="both"/>
        <w:rPr>
          <w:szCs w:val="24"/>
        </w:rPr>
      </w:pPr>
      <w:r w:rsidRPr="00B75994">
        <w:rPr>
          <w:szCs w:val="24"/>
        </w:rPr>
        <w:t>kwarc 50MHz</w:t>
      </w:r>
    </w:p>
    <w:p w14:paraId="3613D90B" w14:textId="77777777" w:rsidR="00F83798" w:rsidRPr="00B75994" w:rsidRDefault="00F83798" w:rsidP="00B75994">
      <w:pPr>
        <w:numPr>
          <w:ilvl w:val="0"/>
          <w:numId w:val="43"/>
        </w:numPr>
        <w:spacing w:line="360" w:lineRule="auto"/>
        <w:contextualSpacing/>
        <w:jc w:val="both"/>
        <w:rPr>
          <w:szCs w:val="24"/>
        </w:rPr>
      </w:pPr>
      <w:r w:rsidRPr="00B75994">
        <w:rPr>
          <w:szCs w:val="24"/>
        </w:rPr>
        <w:t xml:space="preserve">pamięć </w:t>
      </w:r>
      <w:proofErr w:type="spellStart"/>
      <w:r w:rsidRPr="00B75994">
        <w:rPr>
          <w:szCs w:val="24"/>
        </w:rPr>
        <w:t>flash</w:t>
      </w:r>
      <w:proofErr w:type="spellEnd"/>
      <w:r w:rsidRPr="00B75994">
        <w:rPr>
          <w:szCs w:val="24"/>
        </w:rPr>
        <w:t xml:space="preserve"> M25P16</w:t>
      </w:r>
    </w:p>
    <w:p w14:paraId="327A4BC5" w14:textId="77777777" w:rsidR="00F83798" w:rsidRPr="00B75994" w:rsidRDefault="00F83798" w:rsidP="00B75994">
      <w:pPr>
        <w:numPr>
          <w:ilvl w:val="0"/>
          <w:numId w:val="43"/>
        </w:numPr>
        <w:spacing w:line="360" w:lineRule="auto"/>
        <w:contextualSpacing/>
        <w:jc w:val="both"/>
        <w:rPr>
          <w:szCs w:val="24"/>
        </w:rPr>
      </w:pPr>
      <w:r w:rsidRPr="00B75994">
        <w:rPr>
          <w:szCs w:val="24"/>
        </w:rPr>
        <w:t>interfejs AS</w:t>
      </w:r>
    </w:p>
    <w:p w14:paraId="18B99711" w14:textId="77777777" w:rsidR="00F83798" w:rsidRPr="00B75994" w:rsidRDefault="00F83798" w:rsidP="00B75994">
      <w:pPr>
        <w:numPr>
          <w:ilvl w:val="0"/>
          <w:numId w:val="43"/>
        </w:numPr>
        <w:spacing w:line="360" w:lineRule="auto"/>
        <w:contextualSpacing/>
        <w:jc w:val="both"/>
        <w:rPr>
          <w:szCs w:val="24"/>
        </w:rPr>
      </w:pPr>
      <w:r w:rsidRPr="00B75994">
        <w:rPr>
          <w:szCs w:val="24"/>
        </w:rPr>
        <w:t>wbudowane stabilizatory napięcia 1,2V 3,3V, 2,5V</w:t>
      </w:r>
    </w:p>
    <w:p w14:paraId="22E51A21" w14:textId="77777777" w:rsidR="00F83798" w:rsidRPr="00B75994" w:rsidRDefault="00F83798" w:rsidP="00B75994">
      <w:pPr>
        <w:numPr>
          <w:ilvl w:val="0"/>
          <w:numId w:val="43"/>
        </w:numPr>
        <w:spacing w:line="360" w:lineRule="auto"/>
        <w:contextualSpacing/>
        <w:jc w:val="both"/>
        <w:rPr>
          <w:szCs w:val="24"/>
        </w:rPr>
      </w:pPr>
      <w:r w:rsidRPr="00B75994">
        <w:rPr>
          <w:szCs w:val="24"/>
        </w:rPr>
        <w:t>złączenia zasilania DC Jack 5,5/2,5 mm</w:t>
      </w:r>
    </w:p>
    <w:p w14:paraId="4A282B3F" w14:textId="77777777" w:rsidR="00F83798" w:rsidRPr="00B75994" w:rsidRDefault="00F83798" w:rsidP="00B75994">
      <w:pPr>
        <w:numPr>
          <w:ilvl w:val="0"/>
          <w:numId w:val="43"/>
        </w:numPr>
        <w:spacing w:line="360" w:lineRule="auto"/>
        <w:contextualSpacing/>
        <w:jc w:val="both"/>
        <w:rPr>
          <w:szCs w:val="24"/>
        </w:rPr>
      </w:pPr>
      <w:r w:rsidRPr="00B75994">
        <w:rPr>
          <w:szCs w:val="24"/>
        </w:rPr>
        <w:t>napięcie zasilania: 5V</w:t>
      </w:r>
    </w:p>
    <w:p w14:paraId="020FDFC4" w14:textId="77777777" w:rsidR="00F83798" w:rsidRPr="00B75994" w:rsidRDefault="00F83798" w:rsidP="00B75994">
      <w:pPr>
        <w:numPr>
          <w:ilvl w:val="0"/>
          <w:numId w:val="43"/>
        </w:numPr>
        <w:spacing w:line="360" w:lineRule="auto"/>
        <w:contextualSpacing/>
        <w:jc w:val="both"/>
        <w:rPr>
          <w:szCs w:val="24"/>
        </w:rPr>
      </w:pPr>
      <w:r w:rsidRPr="00B75994">
        <w:rPr>
          <w:szCs w:val="24"/>
        </w:rPr>
        <w:t>włącznik/wyłącznik modułu</w:t>
      </w:r>
    </w:p>
    <w:p w14:paraId="36080772" w14:textId="77777777" w:rsidR="00F83798" w:rsidRPr="00B75994" w:rsidRDefault="00F83798" w:rsidP="00B75994">
      <w:pPr>
        <w:numPr>
          <w:ilvl w:val="0"/>
          <w:numId w:val="43"/>
        </w:numPr>
        <w:spacing w:line="360" w:lineRule="auto"/>
        <w:contextualSpacing/>
        <w:jc w:val="both"/>
        <w:rPr>
          <w:szCs w:val="24"/>
        </w:rPr>
      </w:pPr>
      <w:r w:rsidRPr="00B75994">
        <w:rPr>
          <w:szCs w:val="24"/>
        </w:rPr>
        <w:t>gniazdo zasilania USB</w:t>
      </w:r>
    </w:p>
    <w:p w14:paraId="6D125E74" w14:textId="3555ED66" w:rsidR="00F83798" w:rsidRPr="00B75994" w:rsidRDefault="00F83798" w:rsidP="00B75994">
      <w:pPr>
        <w:spacing w:line="360" w:lineRule="auto"/>
        <w:contextualSpacing/>
        <w:jc w:val="both"/>
        <w:rPr>
          <w:szCs w:val="24"/>
        </w:rPr>
      </w:pPr>
      <w:r w:rsidRPr="00B75994">
        <w:rPr>
          <w:szCs w:val="24"/>
        </w:rPr>
        <w:br/>
      </w:r>
      <w:r w:rsidR="00BB0A2E" w:rsidRPr="00B75994">
        <w:rPr>
          <w:b/>
          <w:bCs/>
          <w:szCs w:val="24"/>
        </w:rPr>
        <w:t>Z</w:t>
      </w:r>
      <w:r w:rsidRPr="00B75994">
        <w:rPr>
          <w:b/>
          <w:bCs/>
          <w:szCs w:val="24"/>
        </w:rPr>
        <w:t>estaw zawiera:</w:t>
      </w:r>
    </w:p>
    <w:p w14:paraId="74BE8844" w14:textId="7D265227" w:rsidR="00F83798" w:rsidRPr="00B75994" w:rsidRDefault="00F83798" w:rsidP="00B75994">
      <w:pPr>
        <w:numPr>
          <w:ilvl w:val="0"/>
          <w:numId w:val="44"/>
        </w:numPr>
        <w:spacing w:line="360" w:lineRule="auto"/>
        <w:contextualSpacing/>
        <w:jc w:val="both"/>
        <w:rPr>
          <w:szCs w:val="24"/>
        </w:rPr>
      </w:pPr>
      <w:r w:rsidRPr="00B75994">
        <w:rPr>
          <w:szCs w:val="24"/>
        </w:rPr>
        <w:t xml:space="preserve">moduł </w:t>
      </w:r>
      <w:r w:rsidR="00C85362" w:rsidRPr="00B75994">
        <w:rPr>
          <w:szCs w:val="24"/>
        </w:rPr>
        <w:t>uruchomieniowy</w:t>
      </w:r>
      <w:r w:rsidRPr="00B75994">
        <w:rPr>
          <w:szCs w:val="24"/>
        </w:rPr>
        <w:t xml:space="preserve"> z </w:t>
      </w:r>
      <w:proofErr w:type="spellStart"/>
      <w:r w:rsidRPr="00B75994">
        <w:rPr>
          <w:szCs w:val="24"/>
        </w:rPr>
        <w:t>Altera</w:t>
      </w:r>
      <w:proofErr w:type="spellEnd"/>
      <w:r w:rsidRPr="00B75994">
        <w:rPr>
          <w:szCs w:val="24"/>
        </w:rPr>
        <w:t xml:space="preserve"> CYCLONE IV</w:t>
      </w:r>
    </w:p>
    <w:p w14:paraId="4C7E89EB" w14:textId="77777777" w:rsidR="00F83798" w:rsidRPr="00B75994" w:rsidRDefault="00F83798" w:rsidP="00B75994">
      <w:pPr>
        <w:numPr>
          <w:ilvl w:val="0"/>
          <w:numId w:val="44"/>
        </w:numPr>
        <w:spacing w:line="360" w:lineRule="auto"/>
        <w:contextualSpacing/>
        <w:jc w:val="both"/>
        <w:rPr>
          <w:szCs w:val="24"/>
        </w:rPr>
      </w:pPr>
      <w:r w:rsidRPr="00B75994">
        <w:rPr>
          <w:szCs w:val="24"/>
        </w:rPr>
        <w:t>przewód USB</w:t>
      </w:r>
    </w:p>
    <w:p w14:paraId="2D7DE7E5" w14:textId="77777777" w:rsidR="00F83798" w:rsidRPr="00B75994" w:rsidRDefault="00F83798" w:rsidP="00B75994">
      <w:pPr>
        <w:numPr>
          <w:ilvl w:val="0"/>
          <w:numId w:val="44"/>
        </w:numPr>
        <w:spacing w:line="360" w:lineRule="auto"/>
        <w:contextualSpacing/>
        <w:jc w:val="both"/>
        <w:rPr>
          <w:szCs w:val="24"/>
        </w:rPr>
      </w:pPr>
      <w:r w:rsidRPr="00B75994">
        <w:rPr>
          <w:szCs w:val="24"/>
        </w:rPr>
        <w:t>pilot IR</w:t>
      </w:r>
    </w:p>
    <w:p w14:paraId="523608C4" w14:textId="6DDD4866" w:rsidR="00F83798" w:rsidRPr="00B75994" w:rsidRDefault="00F83798" w:rsidP="00B75994">
      <w:pPr>
        <w:numPr>
          <w:ilvl w:val="0"/>
          <w:numId w:val="44"/>
        </w:numPr>
        <w:spacing w:line="360" w:lineRule="auto"/>
        <w:contextualSpacing/>
        <w:jc w:val="both"/>
        <w:rPr>
          <w:szCs w:val="24"/>
        </w:rPr>
      </w:pPr>
      <w:r w:rsidRPr="00B75994">
        <w:rPr>
          <w:szCs w:val="24"/>
        </w:rPr>
        <w:t xml:space="preserve">interfejs zgodny z USB </w:t>
      </w:r>
      <w:proofErr w:type="spellStart"/>
      <w:r w:rsidRPr="00B75994">
        <w:rPr>
          <w:szCs w:val="24"/>
        </w:rPr>
        <w:t>Blaster</w:t>
      </w:r>
      <w:proofErr w:type="spellEnd"/>
      <w:sdt>
        <w:sdtPr>
          <w:rPr>
            <w:szCs w:val="24"/>
            <w:vertAlign w:val="superscript"/>
          </w:rPr>
          <w:id w:val="-721289990"/>
          <w:citation/>
        </w:sdtPr>
        <w:sdtContent>
          <w:r w:rsidR="00826882" w:rsidRPr="00826882">
            <w:rPr>
              <w:szCs w:val="24"/>
              <w:vertAlign w:val="superscript"/>
            </w:rPr>
            <w:fldChar w:fldCharType="begin"/>
          </w:r>
          <w:r w:rsidR="00826882" w:rsidRPr="00826882">
            <w:rPr>
              <w:szCs w:val="24"/>
              <w:vertAlign w:val="superscript"/>
            </w:rPr>
            <w:instrText xml:space="preserve"> CITATION Got \l 1045 </w:instrText>
          </w:r>
          <w:r w:rsidR="00826882" w:rsidRPr="00826882">
            <w:rPr>
              <w:szCs w:val="24"/>
              <w:vertAlign w:val="superscript"/>
            </w:rPr>
            <w:fldChar w:fldCharType="separate"/>
          </w:r>
          <w:r w:rsidR="00826882" w:rsidRPr="00826882">
            <w:rPr>
              <w:noProof/>
              <w:szCs w:val="24"/>
              <w:vertAlign w:val="superscript"/>
            </w:rPr>
            <w:t xml:space="preserve"> [5]</w:t>
          </w:r>
          <w:r w:rsidR="00826882" w:rsidRPr="00826882">
            <w:rPr>
              <w:szCs w:val="24"/>
              <w:vertAlign w:val="superscript"/>
            </w:rPr>
            <w:fldChar w:fldCharType="end"/>
          </w:r>
        </w:sdtContent>
      </w:sdt>
    </w:p>
    <w:p w14:paraId="44FFB78E" w14:textId="77777777" w:rsidR="002D4BFD" w:rsidRPr="00B75994" w:rsidRDefault="002D4BFD" w:rsidP="00B75994">
      <w:pPr>
        <w:pStyle w:val="Tekstpods"/>
        <w:spacing w:after="0" w:line="360" w:lineRule="auto"/>
        <w:ind w:firstLine="0"/>
        <w:contextualSpacing/>
        <w:rPr>
          <w:b/>
          <w:bCs/>
          <w:szCs w:val="24"/>
        </w:rPr>
      </w:pPr>
    </w:p>
    <w:p w14:paraId="7C2951DC" w14:textId="42327B65" w:rsidR="00DE7477" w:rsidRPr="00B75994" w:rsidRDefault="00DE7477" w:rsidP="00B75994">
      <w:pPr>
        <w:pStyle w:val="Tekstpods"/>
        <w:spacing w:after="0" w:line="360" w:lineRule="auto"/>
        <w:contextualSpacing/>
        <w:rPr>
          <w:b/>
          <w:bCs/>
          <w:szCs w:val="24"/>
        </w:rPr>
      </w:pPr>
      <w:r w:rsidRPr="00B75994">
        <w:rPr>
          <w:b/>
          <w:bCs/>
          <w:szCs w:val="24"/>
        </w:rPr>
        <w:t>HC-SR04</w:t>
      </w:r>
    </w:p>
    <w:p w14:paraId="07E04C8C" w14:textId="2C15B0FF" w:rsidR="002D4BFD" w:rsidRPr="00B75994" w:rsidRDefault="002D4BFD" w:rsidP="00B75994">
      <w:pPr>
        <w:pStyle w:val="Tekstpods"/>
        <w:spacing w:after="0" w:line="360" w:lineRule="auto"/>
        <w:contextualSpacing/>
        <w:rPr>
          <w:szCs w:val="24"/>
        </w:rPr>
      </w:pPr>
      <w:r w:rsidRPr="00B75994">
        <w:rPr>
          <w:szCs w:val="24"/>
        </w:rPr>
        <w:t xml:space="preserve"> Czujnik ultradźwiękowy działający w zakresie 2-200 cm. Zasilany napięciem 5 V. Wyjściem jest sygnał, którego czas trwania jest proporcjonalny do mierzonej odległości. </w:t>
      </w:r>
    </w:p>
    <w:p w14:paraId="45E419D7" w14:textId="77777777" w:rsidR="002D4BFD" w:rsidRPr="00B75994" w:rsidRDefault="002D4BFD" w:rsidP="00B75994">
      <w:pPr>
        <w:pStyle w:val="Tekstpods"/>
        <w:spacing w:after="0" w:line="360" w:lineRule="auto"/>
        <w:contextualSpacing/>
        <w:rPr>
          <w:szCs w:val="24"/>
        </w:rPr>
      </w:pPr>
      <w:r w:rsidRPr="00B75994">
        <w:rPr>
          <w:szCs w:val="24"/>
        </w:rPr>
        <w:t xml:space="preserve">Aby rozpocząć pomiar należy podać na pin TRIG impuls napięciowy (stan wysoki 5V) przez 10 </w:t>
      </w:r>
      <w:proofErr w:type="spellStart"/>
      <w:r w:rsidRPr="00B75994">
        <w:rPr>
          <w:szCs w:val="24"/>
        </w:rPr>
        <w:t>us</w:t>
      </w:r>
      <w:proofErr w:type="spellEnd"/>
      <w:r w:rsidRPr="00B75994">
        <w:rPr>
          <w:szCs w:val="24"/>
        </w:rPr>
        <w:t>. Moduł dokonuje pomiaru odległości przy pomocy fali dźwiękowej o częstotliwości 40 kHz. Do mikrokontrolera wysyłany jest sygnał, w którym odległość zależna jest od czasu trwania stanu wysokiego i można ją obliczyć ze wzoru:</w:t>
      </w:r>
    </w:p>
    <w:p w14:paraId="5AC03687" w14:textId="6F2BDBE0" w:rsidR="002D4BFD" w:rsidRPr="0083139B" w:rsidRDefault="0083139B" w:rsidP="00B75994">
      <w:pPr>
        <w:pStyle w:val="Tekstpods"/>
        <w:spacing w:after="0" w:line="360" w:lineRule="auto"/>
        <w:contextualSpacing/>
        <w:rPr>
          <w:szCs w:val="24"/>
        </w:rPr>
      </w:pPr>
      <m:oMathPara>
        <m:oMath>
          <m:eqArr>
            <m:eqArrPr>
              <m:maxDist m:val="1"/>
              <m:ctrlPr>
                <w:rPr>
                  <w:rFonts w:ascii="Cambria Math" w:hAnsi="Cambria Math"/>
                  <w:i/>
                  <w:szCs w:val="24"/>
                </w:rPr>
              </m:ctrlPr>
            </m:eqArrPr>
            <m:e>
              <m:r>
                <w:rPr>
                  <w:rFonts w:ascii="Cambria Math" w:hAnsi="Cambria Math"/>
                  <w:szCs w:val="24"/>
                </w:rPr>
                <m:t>d=</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H</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num>
                <m:den>
                  <m:r>
                    <w:rPr>
                      <w:rFonts w:ascii="Cambria Math" w:hAnsi="Cambria Math"/>
                      <w:szCs w:val="24"/>
                    </w:rPr>
                    <m:t>2</m:t>
                  </m:r>
                </m:den>
              </m:f>
              <m:r>
                <w:rPr>
                  <w:rFonts w:ascii="Cambria Math" w:hAnsi="Cambria Math"/>
                  <w:szCs w:val="24"/>
                </w:rPr>
                <m:t xml:space="preserve"> #</m:t>
              </m:r>
              <m:d>
                <m:dPr>
                  <m:ctrlPr>
                    <w:rPr>
                      <w:rFonts w:ascii="Cambria Math" w:hAnsi="Cambria Math"/>
                      <w:i/>
                      <w:szCs w:val="24"/>
                    </w:rPr>
                  </m:ctrlPr>
                </m:dPr>
                <m:e>
                  <m:r>
                    <w:rPr>
                      <w:rFonts w:ascii="Cambria Math" w:hAnsi="Cambria Math"/>
                      <w:szCs w:val="24"/>
                    </w:rPr>
                    <m:t>2.</m:t>
                  </m:r>
                </m:e>
              </m:d>
            </m:e>
          </m:eqArr>
        </m:oMath>
      </m:oMathPara>
    </w:p>
    <w:p w14:paraId="2602BC18" w14:textId="77777777" w:rsidR="0083139B" w:rsidRPr="0083139B" w:rsidRDefault="0083139B" w:rsidP="00B75994">
      <w:pPr>
        <w:pStyle w:val="Tekstpods"/>
        <w:spacing w:after="0" w:line="360" w:lineRule="auto"/>
        <w:contextualSpacing/>
        <w:rPr>
          <w:szCs w:val="24"/>
        </w:rPr>
      </w:pPr>
    </w:p>
    <w:p w14:paraId="5537D423" w14:textId="77777777" w:rsidR="002D4BFD" w:rsidRPr="00B75994" w:rsidRDefault="002D4BFD" w:rsidP="00B75994">
      <w:pPr>
        <w:pStyle w:val="Tekstpods"/>
        <w:spacing w:after="0" w:line="360" w:lineRule="auto"/>
        <w:contextualSpacing/>
        <w:rPr>
          <w:szCs w:val="24"/>
          <w:lang w:val="en-US"/>
        </w:rPr>
      </w:pPr>
    </w:p>
    <w:p w14:paraId="4B7BC92C" w14:textId="77777777" w:rsidR="00DE7477" w:rsidRPr="00B75994" w:rsidRDefault="002D4BFD" w:rsidP="00B75994">
      <w:pPr>
        <w:pStyle w:val="Tekstpods"/>
        <w:spacing w:after="0" w:line="360" w:lineRule="auto"/>
        <w:contextualSpacing/>
        <w:rPr>
          <w:szCs w:val="24"/>
        </w:rPr>
      </w:pPr>
      <w:r w:rsidRPr="00B75994">
        <w:rPr>
          <w:szCs w:val="24"/>
        </w:rPr>
        <w:t>gdzie:</w:t>
      </w:r>
    </w:p>
    <w:p w14:paraId="3B6C1796" w14:textId="7E848CDB" w:rsidR="002D4BFD" w:rsidRPr="00B75994" w:rsidRDefault="002D4BFD" w:rsidP="00D32EAD">
      <w:pPr>
        <w:pStyle w:val="Tekstpods"/>
        <w:spacing w:after="0" w:line="360" w:lineRule="auto"/>
        <w:contextualSpacing/>
        <w:jc w:val="left"/>
        <w:rPr>
          <w:szCs w:val="24"/>
        </w:rPr>
      </w:pPr>
      <w:r w:rsidRPr="00B75994">
        <w:rPr>
          <w:szCs w:val="24"/>
        </w:rPr>
        <w:t xml:space="preserve"> </w:t>
      </w:r>
      <w:r w:rsidR="00D32EAD" w:rsidRPr="00D32EAD">
        <w:rPr>
          <w:i/>
          <w:iCs/>
          <w:szCs w:val="24"/>
        </w:rPr>
        <w:t>d</w:t>
      </w:r>
      <w:r w:rsidRPr="00B75994">
        <w:rPr>
          <w:szCs w:val="24"/>
        </w:rPr>
        <w:t xml:space="preserve"> - odległość mierzona</w:t>
      </w:r>
    </w:p>
    <w:p w14:paraId="3CD19628" w14:textId="5263BA70" w:rsidR="002D4BFD" w:rsidRPr="00B75994" w:rsidRDefault="002D4BFD" w:rsidP="00B75994">
      <w:pPr>
        <w:pStyle w:val="Tekstpods"/>
        <w:spacing w:after="0" w:line="360" w:lineRule="auto"/>
        <w:contextualSpacing/>
        <w:rPr>
          <w:szCs w:val="24"/>
        </w:rPr>
      </w:pPr>
      <w:r w:rsidRPr="00B75994">
        <w:rPr>
          <w:szCs w:val="24"/>
        </w:rPr>
        <w:t xml:space="preserv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H</m:t>
            </m:r>
          </m:sub>
        </m:sSub>
      </m:oMath>
      <w:r w:rsidRPr="00B75994">
        <w:rPr>
          <w:szCs w:val="24"/>
        </w:rPr>
        <w:t xml:space="preserve"> - czas trwania stanu wysokiego </w:t>
      </w:r>
    </w:p>
    <w:p w14:paraId="4F7A4D01" w14:textId="0B7E4B5E" w:rsidR="002D4BFD" w:rsidRPr="00B75994" w:rsidRDefault="00000000" w:rsidP="00B75994">
      <w:pPr>
        <w:pStyle w:val="Tekstpods"/>
        <w:spacing w:after="0" w:line="360" w:lineRule="auto"/>
        <w:contextualSpacing/>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oMath>
      <w:r w:rsidR="002D4BFD" w:rsidRPr="00B75994">
        <w:rPr>
          <w:szCs w:val="24"/>
        </w:rPr>
        <w:t>- prędkość rozchodzenia się fali dźwiękowej w powietrzu - 340 m/s</w:t>
      </w:r>
    </w:p>
    <w:p w14:paraId="21E8FC5A" w14:textId="77777777" w:rsidR="002D4BFD" w:rsidRPr="00B75994" w:rsidRDefault="002D4BFD" w:rsidP="00B75994">
      <w:pPr>
        <w:pStyle w:val="Tekstpods"/>
        <w:spacing w:after="0" w:line="360" w:lineRule="auto"/>
        <w:contextualSpacing/>
        <w:rPr>
          <w:szCs w:val="24"/>
        </w:rPr>
      </w:pPr>
      <w:r w:rsidRPr="00B75994">
        <w:rPr>
          <w:szCs w:val="24"/>
        </w:rPr>
        <w:t>W skrócie, aby otrzymać wynik w cm można wykorzystać wzór:</w:t>
      </w:r>
    </w:p>
    <w:p w14:paraId="58B4FE17" w14:textId="77777777" w:rsidR="00DE7477" w:rsidRPr="00B75994" w:rsidRDefault="00DE7477" w:rsidP="00B75994">
      <w:pPr>
        <w:pStyle w:val="Tekstpods"/>
        <w:spacing w:after="0" w:line="360" w:lineRule="auto"/>
        <w:contextualSpacing/>
        <w:rPr>
          <w:szCs w:val="24"/>
        </w:rPr>
      </w:pPr>
    </w:p>
    <w:p w14:paraId="5E6D910C" w14:textId="4723668D" w:rsidR="002D4BFD" w:rsidRPr="0083139B" w:rsidRDefault="0083139B" w:rsidP="00907643">
      <w:pPr>
        <w:pStyle w:val="Tekstpods"/>
        <w:spacing w:after="0" w:line="360" w:lineRule="auto"/>
        <w:ind w:firstLine="357"/>
        <w:contextualSpacing/>
        <w:jc w:val="center"/>
        <w:rPr>
          <w:szCs w:val="24"/>
          <w:lang w:val="en-US"/>
        </w:rPr>
      </w:pPr>
      <m:oMathPara>
        <m:oMath>
          <m:eqArr>
            <m:eqArrPr>
              <m:maxDist m:val="1"/>
              <m:ctrlPr>
                <w:rPr>
                  <w:rFonts w:ascii="Cambria Math" w:hAnsi="Cambria Math"/>
                  <w:i/>
                  <w:szCs w:val="24"/>
                  <w:lang w:val="en-US"/>
                </w:rPr>
              </m:ctrlPr>
            </m:eqArrPr>
            <m:e>
              <m:r>
                <m:rPr>
                  <m:sty m:val="p"/>
                </m:rPr>
                <w:rPr>
                  <w:rFonts w:ascii="Cambria Math" w:hAnsi="Cambria Math"/>
                  <w:szCs w:val="24"/>
                </w:rPr>
                <m:t xml:space="preserve">d [cm] =  </m:t>
              </m:r>
              <m:f>
                <m:fPr>
                  <m:ctrlPr>
                    <w:rPr>
                      <w:rFonts w:ascii="Cambria Math" w:hAnsi="Cambria Math"/>
                      <w:i/>
                      <w:szCs w:val="24"/>
                      <w:lang w:val="en-US"/>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H</m:t>
                      </m:r>
                    </m:sub>
                  </m:sSub>
                  <m:r>
                    <m:rPr>
                      <m:sty m:val="p"/>
                    </m:rP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r>
                    <m:rPr>
                      <m:sty m:val="p"/>
                    </m:rPr>
                    <w:rPr>
                      <w:rFonts w:ascii="Cambria Math" w:hAnsi="Cambria Math"/>
                      <w:szCs w:val="24"/>
                    </w:rPr>
                    <m:t xml:space="preserve"> </m:t>
                  </m:r>
                </m:num>
                <m:den>
                  <m:r>
                    <w:rPr>
                      <w:rFonts w:ascii="Cambria Math" w:hAnsi="Cambria Math"/>
                      <w:szCs w:val="24"/>
                    </w:rPr>
                    <m:t>50</m:t>
                  </m:r>
                </m:den>
              </m:f>
              <m:r>
                <w:rPr>
                  <w:rFonts w:ascii="Cambria Math" w:hAnsi="Cambria Math"/>
                  <w:szCs w:val="24"/>
                  <w:lang w:val="en-US"/>
                </w:rPr>
                <m:t xml:space="preserve"> #</m:t>
              </m:r>
              <m:d>
                <m:dPr>
                  <m:ctrlPr>
                    <w:rPr>
                      <w:rFonts w:ascii="Cambria Math" w:hAnsi="Cambria Math"/>
                      <w:i/>
                    </w:rPr>
                  </m:ctrlPr>
                </m:dPr>
                <m:e>
                  <m:r>
                    <w:rPr>
                      <w:rFonts w:ascii="Cambria Math" w:hAnsi="Cambria Math"/>
                    </w:rPr>
                    <m:t>3</m:t>
                  </m:r>
                  <m:r>
                    <w:rPr>
                      <w:rFonts w:ascii="Cambria Math" w:hAnsi="Cambria Math"/>
                      <w:i/>
                    </w:rPr>
                    <w:fldChar w:fldCharType="begin"/>
                  </m:r>
                  <m:r>
                    <w:rPr>
                      <w:rFonts w:ascii="Cambria Math" w:hAnsi="Cambria Math"/>
                    </w:rPr>
                    <m:t xml:space="preserve"> SEQ rownanie\* Ordinal\r 1 \* MERGEFORMAT </m:t>
                  </m:r>
                  <m:r>
                    <w:rPr>
                      <w:rFonts w:ascii="Cambria Math" w:hAnsi="Cambria Math"/>
                      <w:i/>
                    </w:rPr>
                    <w:fldChar w:fldCharType="separate"/>
                  </m:r>
                  <m:r>
                    <w:rPr>
                      <w:rFonts w:ascii="Cambria Math" w:hAnsi="Cambria Math"/>
                      <w:noProof/>
                    </w:rPr>
                    <m:t>.</m:t>
                  </m:r>
                  <m:r>
                    <w:rPr>
                      <w:rFonts w:ascii="Cambria Math" w:hAnsi="Cambria Math"/>
                      <w:i/>
                    </w:rPr>
                    <w:fldChar w:fldCharType="end"/>
                  </m:r>
                </m:e>
              </m:d>
            </m:e>
          </m:eqArr>
        </m:oMath>
      </m:oMathPara>
    </w:p>
    <w:p w14:paraId="526039E4" w14:textId="77777777" w:rsidR="00DE7477" w:rsidRPr="00B75994" w:rsidRDefault="00DE7477" w:rsidP="00B75994">
      <w:pPr>
        <w:pStyle w:val="Tekstpods"/>
        <w:spacing w:after="0" w:line="360" w:lineRule="auto"/>
        <w:ind w:firstLine="357"/>
        <w:contextualSpacing/>
        <w:rPr>
          <w:szCs w:val="24"/>
        </w:rPr>
      </w:pPr>
      <w:r w:rsidRPr="00B75994">
        <w:rPr>
          <w:szCs w:val="24"/>
        </w:rPr>
        <w:t xml:space="preserve">Specyfikacja ultradźwiękowego czujnika HC-SR04 - </w:t>
      </w:r>
      <w:proofErr w:type="spellStart"/>
      <w:r w:rsidRPr="00B75994">
        <w:rPr>
          <w:szCs w:val="24"/>
        </w:rPr>
        <w:t>justPi</w:t>
      </w:r>
      <w:proofErr w:type="spellEnd"/>
    </w:p>
    <w:p w14:paraId="5099C129" w14:textId="77777777" w:rsidR="00DE7477" w:rsidRPr="00B75994" w:rsidRDefault="00DE7477" w:rsidP="00B75994">
      <w:pPr>
        <w:pStyle w:val="Tekstpods"/>
        <w:spacing w:after="0" w:line="360" w:lineRule="auto"/>
        <w:ind w:firstLine="357"/>
        <w:contextualSpacing/>
        <w:rPr>
          <w:szCs w:val="24"/>
        </w:rPr>
      </w:pPr>
      <w:r w:rsidRPr="00B75994">
        <w:rPr>
          <w:szCs w:val="24"/>
        </w:rPr>
        <w:t>Napięcie zasilania: 5 V</w:t>
      </w:r>
    </w:p>
    <w:p w14:paraId="359419DC" w14:textId="77777777" w:rsidR="00DE7477" w:rsidRPr="00B75994" w:rsidRDefault="00DE7477" w:rsidP="00B75994">
      <w:pPr>
        <w:pStyle w:val="Tekstpods"/>
        <w:spacing w:after="0" w:line="360" w:lineRule="auto"/>
        <w:ind w:firstLine="357"/>
        <w:contextualSpacing/>
        <w:rPr>
          <w:szCs w:val="24"/>
        </w:rPr>
      </w:pPr>
      <w:r w:rsidRPr="00B75994">
        <w:rPr>
          <w:szCs w:val="24"/>
        </w:rPr>
        <w:t xml:space="preserve">Średni pobór prądu: 15 </w:t>
      </w:r>
      <w:proofErr w:type="spellStart"/>
      <w:r w:rsidRPr="00B75994">
        <w:rPr>
          <w:szCs w:val="24"/>
        </w:rPr>
        <w:t>mA</w:t>
      </w:r>
      <w:proofErr w:type="spellEnd"/>
    </w:p>
    <w:p w14:paraId="0DB0F035" w14:textId="77777777" w:rsidR="00DE7477" w:rsidRPr="00B75994" w:rsidRDefault="00DE7477" w:rsidP="00B75994">
      <w:pPr>
        <w:pStyle w:val="Tekstpods"/>
        <w:spacing w:after="0" w:line="360" w:lineRule="auto"/>
        <w:ind w:firstLine="357"/>
        <w:contextualSpacing/>
        <w:rPr>
          <w:szCs w:val="24"/>
        </w:rPr>
      </w:pPr>
      <w:r w:rsidRPr="00B75994">
        <w:rPr>
          <w:szCs w:val="24"/>
        </w:rPr>
        <w:t>Zakres pomiarowy: od 2 cm do 200 cm</w:t>
      </w:r>
    </w:p>
    <w:p w14:paraId="57FBC837" w14:textId="77777777" w:rsidR="00DE7477" w:rsidRPr="00B75994" w:rsidRDefault="00DE7477" w:rsidP="00B75994">
      <w:pPr>
        <w:pStyle w:val="Tekstpods"/>
        <w:spacing w:after="0" w:line="360" w:lineRule="auto"/>
        <w:ind w:firstLine="357"/>
        <w:contextualSpacing/>
        <w:rPr>
          <w:szCs w:val="24"/>
        </w:rPr>
      </w:pPr>
      <w:r w:rsidRPr="00B75994">
        <w:rPr>
          <w:szCs w:val="24"/>
        </w:rPr>
        <w:t>Wyjście: sygnał częstotliwościowy</w:t>
      </w:r>
    </w:p>
    <w:p w14:paraId="713CD133" w14:textId="77777777" w:rsidR="00DE7477" w:rsidRPr="00B75994" w:rsidRDefault="00DE7477" w:rsidP="00B75994">
      <w:pPr>
        <w:pStyle w:val="Tekstpods"/>
        <w:spacing w:after="0" w:line="360" w:lineRule="auto"/>
        <w:ind w:firstLine="357"/>
        <w:contextualSpacing/>
        <w:rPr>
          <w:szCs w:val="24"/>
        </w:rPr>
      </w:pPr>
      <w:r w:rsidRPr="00B75994">
        <w:rPr>
          <w:szCs w:val="24"/>
        </w:rPr>
        <w:t>Częstotliwość pracy: 40 kHz</w:t>
      </w:r>
    </w:p>
    <w:p w14:paraId="3A676CF7" w14:textId="762E0D07" w:rsidR="00DE7477" w:rsidRPr="00B75994" w:rsidRDefault="00DE7477" w:rsidP="00B75994">
      <w:pPr>
        <w:pStyle w:val="Tekstpods"/>
        <w:spacing w:after="0" w:line="360" w:lineRule="auto"/>
        <w:ind w:firstLine="357"/>
        <w:contextualSpacing/>
        <w:rPr>
          <w:szCs w:val="24"/>
        </w:rPr>
      </w:pPr>
      <w:r w:rsidRPr="00B75994">
        <w:rPr>
          <w:szCs w:val="24"/>
        </w:rPr>
        <w:t>Wymiary: 45 x 20 x 15 mm</w:t>
      </w:r>
      <w:sdt>
        <w:sdtPr>
          <w:rPr>
            <w:szCs w:val="24"/>
          </w:rPr>
          <w:id w:val="423925629"/>
          <w:citation/>
        </w:sdtPr>
        <w:sdtEndPr>
          <w:rPr>
            <w:vertAlign w:val="superscript"/>
          </w:rPr>
        </w:sdtEndPr>
        <w:sdtContent>
          <w:r w:rsidR="00826882" w:rsidRPr="00826882">
            <w:rPr>
              <w:szCs w:val="24"/>
              <w:vertAlign w:val="superscript"/>
            </w:rPr>
            <w:fldChar w:fldCharType="begin"/>
          </w:r>
          <w:r w:rsidR="00826882" w:rsidRPr="00826882">
            <w:rPr>
              <w:szCs w:val="24"/>
              <w:vertAlign w:val="superscript"/>
            </w:rPr>
            <w:instrText xml:space="preserve"> CITATION Ele15 \l 1045 </w:instrText>
          </w:r>
          <w:r w:rsidR="00826882" w:rsidRPr="00826882">
            <w:rPr>
              <w:szCs w:val="24"/>
              <w:vertAlign w:val="superscript"/>
            </w:rPr>
            <w:fldChar w:fldCharType="separate"/>
          </w:r>
          <w:r w:rsidR="00826882" w:rsidRPr="00826882">
            <w:rPr>
              <w:noProof/>
              <w:szCs w:val="24"/>
              <w:vertAlign w:val="superscript"/>
            </w:rPr>
            <w:t xml:space="preserve"> [3]</w:t>
          </w:r>
          <w:r w:rsidR="00826882" w:rsidRPr="00826882">
            <w:rPr>
              <w:szCs w:val="24"/>
              <w:vertAlign w:val="superscript"/>
            </w:rPr>
            <w:fldChar w:fldCharType="end"/>
          </w:r>
        </w:sdtContent>
      </w:sdt>
    </w:p>
    <w:p w14:paraId="7FE443B1" w14:textId="77777777" w:rsidR="002D4BFD" w:rsidRPr="00B75994" w:rsidRDefault="002D4BFD" w:rsidP="00B75994">
      <w:pPr>
        <w:pStyle w:val="Tekstpods"/>
        <w:spacing w:after="0" w:line="360" w:lineRule="auto"/>
        <w:contextualSpacing/>
        <w:rPr>
          <w:b/>
          <w:bCs/>
          <w:szCs w:val="24"/>
        </w:rPr>
      </w:pPr>
    </w:p>
    <w:p w14:paraId="6EEC2593" w14:textId="77777777" w:rsidR="002D4BFD" w:rsidRPr="00B75994" w:rsidRDefault="002D4BFD" w:rsidP="00B75994">
      <w:pPr>
        <w:pStyle w:val="Tekstpods"/>
        <w:spacing w:after="0" w:line="360" w:lineRule="auto"/>
        <w:contextualSpacing/>
        <w:rPr>
          <w:b/>
          <w:bCs/>
          <w:szCs w:val="24"/>
        </w:rPr>
      </w:pPr>
    </w:p>
    <w:p w14:paraId="3093C73C" w14:textId="461F8185" w:rsidR="002D4BFD" w:rsidRPr="00B75994" w:rsidRDefault="002D4BFD" w:rsidP="00B75994">
      <w:pPr>
        <w:pStyle w:val="Tekstpods"/>
        <w:spacing w:after="0" w:line="360" w:lineRule="auto"/>
        <w:contextualSpacing/>
        <w:rPr>
          <w:b/>
          <w:bCs/>
          <w:szCs w:val="24"/>
        </w:rPr>
      </w:pPr>
      <w:r w:rsidRPr="00B75994">
        <w:rPr>
          <w:b/>
          <w:bCs/>
          <w:szCs w:val="24"/>
        </w:rPr>
        <w:t>SG90</w:t>
      </w:r>
    </w:p>
    <w:p w14:paraId="321F1695" w14:textId="3B767C14" w:rsidR="00623656" w:rsidRPr="00B75994" w:rsidRDefault="002D4BFD" w:rsidP="00B75994">
      <w:pPr>
        <w:pStyle w:val="Tekstpods"/>
        <w:spacing w:after="0" w:line="360" w:lineRule="auto"/>
        <w:contextualSpacing/>
        <w:rPr>
          <w:szCs w:val="24"/>
        </w:rPr>
      </w:pPr>
      <w:r w:rsidRPr="00B75994">
        <w:rPr>
          <w:szCs w:val="24"/>
        </w:rPr>
        <w:t xml:space="preserve">Serwomechanizm SG90 micro to popularny wybór wśród modelarzy i entuzjastów robotyki dzięki swojej niezawodności i wszechstronności. Oferuje kąt obrotu 180°, co pozwala na precyzyjne sterowanie w szerokim zakresie zastosowań. Kompaktowe wymiary oraz lekka konstrukcja sprawiają, że </w:t>
      </w:r>
      <w:r w:rsidR="00C85362" w:rsidRPr="00B75994">
        <w:rPr>
          <w:szCs w:val="24"/>
        </w:rPr>
        <w:t>serwo</w:t>
      </w:r>
      <w:r w:rsidR="00C85362">
        <w:rPr>
          <w:szCs w:val="24"/>
        </w:rPr>
        <w:t>mechanizm</w:t>
      </w:r>
      <w:r w:rsidRPr="00B75994">
        <w:rPr>
          <w:szCs w:val="24"/>
        </w:rPr>
        <w:t xml:space="preserve"> jest idealne do małych projektów związanych z robotyką, modelarstwem czy pojazdami RC. Moment obrotowy wynosi 1,8 kg*cm przy napięciu 4,8 V. W zestawie znajdują się śrubki montażowe oraz orczyki. Serwo </w:t>
      </w:r>
      <w:proofErr w:type="spellStart"/>
      <w:r w:rsidRPr="00B75994">
        <w:rPr>
          <w:szCs w:val="24"/>
        </w:rPr>
        <w:t>TowerPro</w:t>
      </w:r>
      <w:proofErr w:type="spellEnd"/>
      <w:r w:rsidRPr="00B75994">
        <w:rPr>
          <w:szCs w:val="24"/>
        </w:rPr>
        <w:t xml:space="preserve"> SG90 micro oferuje precyzyjne sterowanie, co sprawia, że jest idealne do szerokiego zakresu zastosowań. Modelarstwo - sterowanie ruchomymi elementami modeli samolotów, samochodów i innych Robotyka - napęd i kontrola ruchu ramion robotów, chwytaków oraz innych mechanizmów Projekty DIY - automatyzacja ruchomych elementów w projektach elektronicznych Systemy RC (zdalnie sterowane) - kontrola układów kierowniczych, przepustnic i innych mechanizmów</w:t>
      </w:r>
      <w:r w:rsidR="00BB0A2E" w:rsidRPr="00B75994">
        <w:rPr>
          <w:szCs w:val="24"/>
        </w:rPr>
        <w:t>.</w:t>
      </w:r>
      <w:sdt>
        <w:sdtPr>
          <w:rPr>
            <w:szCs w:val="24"/>
            <w:vertAlign w:val="superscript"/>
          </w:rPr>
          <w:id w:val="-1378316385"/>
          <w:citation/>
        </w:sdtPr>
        <w:sdtContent>
          <w:r w:rsidR="00826882" w:rsidRPr="00826882">
            <w:rPr>
              <w:szCs w:val="24"/>
              <w:vertAlign w:val="superscript"/>
            </w:rPr>
            <w:fldChar w:fldCharType="begin"/>
          </w:r>
          <w:r w:rsidR="00826882" w:rsidRPr="00826882">
            <w:rPr>
              <w:szCs w:val="24"/>
              <w:vertAlign w:val="superscript"/>
            </w:rPr>
            <w:instrText xml:space="preserve"> CITATION Fri15 \l 1045 </w:instrText>
          </w:r>
          <w:r w:rsidR="00826882" w:rsidRPr="00826882">
            <w:rPr>
              <w:szCs w:val="24"/>
              <w:vertAlign w:val="superscript"/>
            </w:rPr>
            <w:fldChar w:fldCharType="separate"/>
          </w:r>
          <w:r w:rsidR="00826882" w:rsidRPr="00826882">
            <w:rPr>
              <w:noProof/>
              <w:szCs w:val="24"/>
              <w:vertAlign w:val="superscript"/>
            </w:rPr>
            <w:t xml:space="preserve"> [4]</w:t>
          </w:r>
          <w:r w:rsidR="00826882" w:rsidRPr="00826882">
            <w:rPr>
              <w:szCs w:val="24"/>
              <w:vertAlign w:val="superscript"/>
            </w:rPr>
            <w:fldChar w:fldCharType="end"/>
          </w:r>
        </w:sdtContent>
      </w:sdt>
    </w:p>
    <w:p w14:paraId="66CF2074" w14:textId="77777777" w:rsidR="00623656" w:rsidRPr="00B75994" w:rsidRDefault="00623656" w:rsidP="00B75994">
      <w:pPr>
        <w:pStyle w:val="Tekstpods"/>
        <w:spacing w:after="0" w:line="360" w:lineRule="auto"/>
        <w:contextualSpacing/>
        <w:rPr>
          <w:szCs w:val="24"/>
        </w:rPr>
      </w:pPr>
    </w:p>
    <w:p w14:paraId="7951CE43" w14:textId="384EA5E4" w:rsidR="00623656" w:rsidRPr="00B75994" w:rsidRDefault="0077447F" w:rsidP="00B75994">
      <w:pPr>
        <w:pStyle w:val="Nagwek2"/>
        <w:spacing w:before="0" w:after="0" w:line="360" w:lineRule="auto"/>
        <w:contextualSpacing/>
        <w:jc w:val="both"/>
        <w:rPr>
          <w:sz w:val="24"/>
          <w:szCs w:val="24"/>
        </w:rPr>
      </w:pPr>
      <w:bookmarkStart w:id="32" w:name="_Toc187605612"/>
      <w:r w:rsidRPr="0077447F">
        <w:rPr>
          <w:sz w:val="24"/>
          <w:szCs w:val="24"/>
        </w:rPr>
        <w:t>Wybór metodologii projektowania układu</w:t>
      </w:r>
      <w:bookmarkEnd w:id="32"/>
      <w:r w:rsidRPr="0077447F" w:rsidDel="0077447F">
        <w:rPr>
          <w:sz w:val="24"/>
          <w:szCs w:val="24"/>
        </w:rPr>
        <w:t xml:space="preserve"> </w:t>
      </w:r>
    </w:p>
    <w:p w14:paraId="6537F28F" w14:textId="22124DAD" w:rsidR="0078489A" w:rsidRPr="00B75994" w:rsidRDefault="002D4BFD" w:rsidP="00B75994">
      <w:pPr>
        <w:pStyle w:val="Tekstpods"/>
        <w:spacing w:after="0" w:line="360" w:lineRule="auto"/>
        <w:contextualSpacing/>
        <w:rPr>
          <w:b/>
          <w:bCs/>
          <w:szCs w:val="24"/>
        </w:rPr>
      </w:pPr>
      <w:r w:rsidRPr="00B75994">
        <w:rPr>
          <w:b/>
          <w:bCs/>
          <w:szCs w:val="24"/>
        </w:rPr>
        <w:t xml:space="preserve">VHDL </w:t>
      </w:r>
      <w:r w:rsidR="00C43DF8" w:rsidRPr="00B75994">
        <w:rPr>
          <w:b/>
          <w:bCs/>
          <w:szCs w:val="24"/>
        </w:rPr>
        <w:t>czy</w:t>
      </w:r>
      <w:r w:rsidRPr="00B75994">
        <w:rPr>
          <w:b/>
          <w:bCs/>
          <w:szCs w:val="24"/>
        </w:rPr>
        <w:t xml:space="preserve"> </w:t>
      </w:r>
      <w:proofErr w:type="spellStart"/>
      <w:r w:rsidR="00E356B9" w:rsidRPr="00B75994">
        <w:rPr>
          <w:b/>
          <w:bCs/>
          <w:szCs w:val="24"/>
        </w:rPr>
        <w:t>Verilog</w:t>
      </w:r>
      <w:proofErr w:type="spellEnd"/>
      <w:r w:rsidR="00E356B9" w:rsidRPr="00B75994">
        <w:rPr>
          <w:b/>
          <w:bCs/>
          <w:szCs w:val="24"/>
        </w:rPr>
        <w:t>? (z</w:t>
      </w:r>
      <w:r w:rsidR="00C43DF8" w:rsidRPr="00B75994">
        <w:rPr>
          <w:b/>
          <w:bCs/>
          <w:szCs w:val="24"/>
        </w:rPr>
        <w:t xml:space="preserve"> artykułu w </w:t>
      </w:r>
      <w:proofErr w:type="spellStart"/>
      <w:r w:rsidR="00C43DF8" w:rsidRPr="00B75994">
        <w:rPr>
          <w:b/>
          <w:bCs/>
          <w:szCs w:val="24"/>
        </w:rPr>
        <w:t>nandland</w:t>
      </w:r>
      <w:proofErr w:type="spellEnd"/>
      <w:r w:rsidR="00C43DF8" w:rsidRPr="00B75994">
        <w:rPr>
          <w:b/>
          <w:bCs/>
          <w:szCs w:val="24"/>
        </w:rPr>
        <w:t>)</w:t>
      </w:r>
    </w:p>
    <w:p w14:paraId="659571B9" w14:textId="77777777" w:rsidR="0077447F" w:rsidRPr="0077447F" w:rsidRDefault="0077447F" w:rsidP="0077447F">
      <w:pPr>
        <w:pStyle w:val="Tekstpods"/>
        <w:spacing w:line="360" w:lineRule="auto"/>
        <w:contextualSpacing/>
        <w:rPr>
          <w:szCs w:val="24"/>
        </w:rPr>
      </w:pPr>
      <w:r w:rsidRPr="0077447F">
        <w:rPr>
          <w:szCs w:val="24"/>
        </w:rPr>
        <w:t>Obecnie do dyspozycji projektanta układów sprzętowych dostępne są dwa języki opisu sprzętu. Wybór między VHDL (</w:t>
      </w:r>
      <w:proofErr w:type="spellStart"/>
      <w:r w:rsidRPr="0077447F">
        <w:rPr>
          <w:szCs w:val="24"/>
        </w:rPr>
        <w:t>Very</w:t>
      </w:r>
      <w:proofErr w:type="spellEnd"/>
      <w:r w:rsidRPr="0077447F">
        <w:rPr>
          <w:szCs w:val="24"/>
        </w:rPr>
        <w:t xml:space="preserve"> High </w:t>
      </w:r>
      <w:proofErr w:type="spellStart"/>
      <w:r w:rsidRPr="0077447F">
        <w:rPr>
          <w:szCs w:val="24"/>
        </w:rPr>
        <w:t>Speed</w:t>
      </w:r>
      <w:proofErr w:type="spellEnd"/>
      <w:r w:rsidRPr="0077447F">
        <w:rPr>
          <w:szCs w:val="24"/>
        </w:rPr>
        <w:t xml:space="preserve"> IC Hardware </w:t>
      </w:r>
      <w:proofErr w:type="spellStart"/>
      <w:r w:rsidRPr="0077447F">
        <w:rPr>
          <w:szCs w:val="24"/>
        </w:rPr>
        <w:t>Description</w:t>
      </w:r>
      <w:proofErr w:type="spellEnd"/>
      <w:r w:rsidRPr="0077447F">
        <w:rPr>
          <w:szCs w:val="24"/>
        </w:rPr>
        <w:t xml:space="preserve"> Language) a </w:t>
      </w:r>
      <w:proofErr w:type="spellStart"/>
      <w:r w:rsidRPr="0077447F">
        <w:rPr>
          <w:szCs w:val="24"/>
        </w:rPr>
        <w:t>Verilog</w:t>
      </w:r>
      <w:proofErr w:type="spellEnd"/>
      <w:r w:rsidRPr="0077447F">
        <w:rPr>
          <w:szCs w:val="24"/>
        </w:rPr>
        <w:t xml:space="preserve"> jest jednym z pierwszych kroków dla inżynierów FPGA. Oba języki są popularne, ale różnią się pod względem składni, przeznaczenia i przydatności w różnych zastosowaniach. Poniżej zamieszczono bardzo krótkie porównanie tych dwóch języków, które pozwoliło dokonać wyboru sposobu opisu projektu.</w:t>
      </w:r>
    </w:p>
    <w:p w14:paraId="3138A5E4" w14:textId="4C066394" w:rsidR="0077447F" w:rsidRPr="0077447F" w:rsidRDefault="0077447F" w:rsidP="0077447F">
      <w:pPr>
        <w:pStyle w:val="Tekstpods"/>
        <w:spacing w:line="360" w:lineRule="auto"/>
        <w:contextualSpacing/>
        <w:rPr>
          <w:szCs w:val="24"/>
        </w:rPr>
      </w:pPr>
      <w:r w:rsidRPr="0077447F">
        <w:rPr>
          <w:szCs w:val="24"/>
        </w:rPr>
        <w:lastRenderedPageBreak/>
        <w:t xml:space="preserve">Język VHDL objęty jest normą IEEE1076 i posiada składnię podobną do języków ADA lub Pascal. Jest bardzo restrykcyjny pod kątem zgodności typów, co czyni go szczególnie odpowiednim dla projektów wymagających wysokiej niezawodności (np. w przemyśle lotniczym, medycznym). W założeniach projektantów miał charakter samodokumentujący, co powoduje, że charakteryzuje się małą zwięzłością (można też uznać to za pewną nadmiarowość) opisu w konsekwencji wymagając od projektanta wytworzenia relatywnie długiego opisu. Wykorzystaniu takiej koncepcji przyświecał cel ograniczenie błędów podczas tworzenia opisu wymuszającego bardzo restrykcyjne przekształcanie typów. Język jako taki definiuje niewielki zestaw typów podstawowych, które nie umożliwiają pełnego modelowania systemów cyfrowych. Typy wykorzystywane w modelowaniu układów cyfrowych należą do odrębnej biblioteki objętej oddzielnym standardem IEEE1164. W konsekwencji narzędzia syntezy logicznej dla języka VHDL domyślnie traktują standard języka IEEE1076 oraz standard biblioteki podstawowej IEEE1164 jako nierozdzielną całość umożliwiając przeprowadzenie procesu syntezy. Jako przykład można podać kwestie implementacji operatorów arytmetycznych, którego odwzorowania nie odnajdujemy w bibliotece </w:t>
      </w:r>
      <w:r w:rsidR="00E356B9" w:rsidRPr="0077447F">
        <w:rPr>
          <w:szCs w:val="24"/>
        </w:rPr>
        <w:t>IEEE1164,</w:t>
      </w:r>
      <w:r w:rsidRPr="0077447F">
        <w:rPr>
          <w:szCs w:val="24"/>
        </w:rPr>
        <w:t xml:space="preserve"> ale jest już kwestią odwzorowania technologicznego zaprojektowaną przez twórców narzędzia syntezy.</w:t>
      </w:r>
    </w:p>
    <w:p w14:paraId="6540F3F1" w14:textId="77777777" w:rsidR="0077447F" w:rsidRPr="0077447F" w:rsidRDefault="0077447F" w:rsidP="0077447F">
      <w:pPr>
        <w:pStyle w:val="Tekstpods"/>
        <w:spacing w:line="360" w:lineRule="auto"/>
        <w:contextualSpacing/>
        <w:rPr>
          <w:szCs w:val="24"/>
        </w:rPr>
      </w:pPr>
      <w:r w:rsidRPr="0077447F">
        <w:rPr>
          <w:szCs w:val="24"/>
        </w:rPr>
        <w:t xml:space="preserve">Język </w:t>
      </w:r>
      <w:proofErr w:type="spellStart"/>
      <w:r w:rsidRPr="0077447F">
        <w:rPr>
          <w:szCs w:val="24"/>
        </w:rPr>
        <w:t>Verilog</w:t>
      </w:r>
      <w:proofErr w:type="spellEnd"/>
      <w:r w:rsidRPr="0077447F">
        <w:rPr>
          <w:szCs w:val="24"/>
        </w:rPr>
        <w:t xml:space="preserve"> objęty jest normą IEEE1364, która później została zastąpiona normą IEEE1800 (</w:t>
      </w:r>
      <w:proofErr w:type="spellStart"/>
      <w:r w:rsidRPr="0077447F">
        <w:rPr>
          <w:szCs w:val="24"/>
        </w:rPr>
        <w:t>SystemVerilog</w:t>
      </w:r>
      <w:proofErr w:type="spellEnd"/>
      <w:r w:rsidRPr="0077447F">
        <w:rPr>
          <w:szCs w:val="24"/>
        </w:rPr>
        <w:t>). Najprawdopodobniej język łączy wiele doświadczeń pochodzących z narzędzi tworzonych przez producentów układów scalonych na przestrzeni wielu lat. Składnia języka została zainspirowana językiem C, co czyni go bardziej intuicyjnym dla początkujących projektantów. W odróżnieniu od języka VHDL w pełni definiuje wartości logiczne oraz metodologię modelowania układów cyfrowych. Zwięzłość opisu wymaga utworzenia krótszego opisu. W składni języka zawarto wiele działań domyślnych i implikujących pewne konstrukcje, które potencjalnie mogą stanowić źródło błędów.</w:t>
      </w:r>
    </w:p>
    <w:p w14:paraId="07DB55C5" w14:textId="77777777" w:rsidR="0077447F" w:rsidRPr="0077447F" w:rsidRDefault="0077447F" w:rsidP="0077447F">
      <w:pPr>
        <w:pStyle w:val="Tekstpods"/>
        <w:spacing w:line="360" w:lineRule="auto"/>
        <w:contextualSpacing/>
        <w:rPr>
          <w:szCs w:val="24"/>
        </w:rPr>
      </w:pPr>
      <w:r w:rsidRPr="0077447F">
        <w:rPr>
          <w:szCs w:val="24"/>
        </w:rPr>
        <w:t xml:space="preserve">VHDL dominuje w Europie, Azji i sektorach związanych z wysokimi wymaganiami niezawodności, podczas gdy </w:t>
      </w:r>
      <w:proofErr w:type="spellStart"/>
      <w:r w:rsidRPr="0077447F">
        <w:rPr>
          <w:szCs w:val="24"/>
        </w:rPr>
        <w:t>Verilog</w:t>
      </w:r>
      <w:proofErr w:type="spellEnd"/>
      <w:r w:rsidRPr="0077447F">
        <w:rPr>
          <w:szCs w:val="24"/>
        </w:rPr>
        <w:t xml:space="preserve"> jest bardziej popularny w USA i stosowany w projektach konsumenckich i komercyjnych (np. sprzęt komputerowy).</w:t>
      </w:r>
    </w:p>
    <w:p w14:paraId="04762BA7" w14:textId="77777777" w:rsidR="0077447F" w:rsidRPr="0077447F" w:rsidRDefault="0077447F" w:rsidP="0077447F">
      <w:pPr>
        <w:pStyle w:val="Tekstpods"/>
        <w:spacing w:line="360" w:lineRule="auto"/>
        <w:contextualSpacing/>
        <w:rPr>
          <w:szCs w:val="24"/>
        </w:rPr>
      </w:pPr>
      <w:proofErr w:type="spellStart"/>
      <w:r w:rsidRPr="0077447F">
        <w:rPr>
          <w:szCs w:val="24"/>
        </w:rPr>
        <w:t>Verilog</w:t>
      </w:r>
      <w:proofErr w:type="spellEnd"/>
      <w:r w:rsidRPr="0077447F">
        <w:rPr>
          <w:szCs w:val="24"/>
        </w:rPr>
        <w:t xml:space="preserve"> sprzyja szybkiemu prototypowaniu, a VHDL wymusza bardziej precyzyjne podejście, co jest kluczowe w projektach krytycznych. Gdy priorytetem jest jednak niezawodność i czytelność kodu, a także konieczność ścisłego testowania, w projektach dla przemysłu wojskowego, medycznego lub lotniczego, gdzie standardy bezpieczeństwa są </w:t>
      </w:r>
      <w:r w:rsidRPr="0077447F">
        <w:rPr>
          <w:szCs w:val="24"/>
        </w:rPr>
        <w:lastRenderedPageBreak/>
        <w:t xml:space="preserve">rygorystyczne, lepszym wyborem jest VHDL. Niektóre środowiska pracy lub preferowane narzędzia (np. Mentor Graphics, </w:t>
      </w:r>
      <w:proofErr w:type="spellStart"/>
      <w:r w:rsidRPr="0077447F">
        <w:rPr>
          <w:szCs w:val="24"/>
        </w:rPr>
        <w:t>Xilinx</w:t>
      </w:r>
      <w:proofErr w:type="spellEnd"/>
      <w:r w:rsidRPr="0077447F">
        <w:rPr>
          <w:szCs w:val="24"/>
        </w:rPr>
        <w:t xml:space="preserve"> </w:t>
      </w:r>
      <w:proofErr w:type="spellStart"/>
      <w:r w:rsidRPr="0077447F">
        <w:rPr>
          <w:szCs w:val="24"/>
        </w:rPr>
        <w:t>Vivado</w:t>
      </w:r>
      <w:proofErr w:type="spellEnd"/>
      <w:r w:rsidRPr="0077447F">
        <w:rPr>
          <w:szCs w:val="24"/>
        </w:rPr>
        <w:t xml:space="preserve">) wspierają głównie VHDL. </w:t>
      </w:r>
    </w:p>
    <w:p w14:paraId="44756B47" w14:textId="77777777" w:rsidR="0077447F" w:rsidRPr="0077447F" w:rsidRDefault="0077447F" w:rsidP="0077447F">
      <w:pPr>
        <w:pStyle w:val="Tekstpods"/>
        <w:spacing w:line="360" w:lineRule="auto"/>
        <w:contextualSpacing/>
        <w:rPr>
          <w:szCs w:val="24"/>
        </w:rPr>
      </w:pPr>
      <w:proofErr w:type="spellStart"/>
      <w:r w:rsidRPr="0077447F">
        <w:rPr>
          <w:szCs w:val="24"/>
        </w:rPr>
        <w:t>Varilog</w:t>
      </w:r>
      <w:proofErr w:type="spellEnd"/>
      <w:r w:rsidRPr="0077447F">
        <w:rPr>
          <w:szCs w:val="24"/>
        </w:rPr>
        <w:t xml:space="preserve"> może być odpowiednim wyborem dla projektów konsumenckich lub komercyjnych, gdzie szybki czas realizacji jest kluczowy, lub jeśli posiadasz doświadczenie w językach C/C++, oraz przypadku pracy nad projektami związanymi z ASIC (układy scalone aplikacji specjalnych), gdzie </w:t>
      </w:r>
      <w:proofErr w:type="spellStart"/>
      <w:r w:rsidRPr="0077447F">
        <w:rPr>
          <w:szCs w:val="24"/>
        </w:rPr>
        <w:t>Verilog</w:t>
      </w:r>
      <w:proofErr w:type="spellEnd"/>
      <w:r w:rsidRPr="0077447F">
        <w:rPr>
          <w:szCs w:val="24"/>
        </w:rPr>
        <w:t xml:space="preserve"> jest standardem.</w:t>
      </w:r>
    </w:p>
    <w:p w14:paraId="4D0DAF2B" w14:textId="28E08A1D" w:rsidR="002D4BFD" w:rsidRPr="00B75994" w:rsidRDefault="0077447F" w:rsidP="00B75994">
      <w:pPr>
        <w:pStyle w:val="Tekstpods"/>
        <w:spacing w:after="0" w:line="360" w:lineRule="auto"/>
        <w:contextualSpacing/>
        <w:rPr>
          <w:szCs w:val="24"/>
        </w:rPr>
      </w:pPr>
      <w:r w:rsidRPr="0077447F">
        <w:rPr>
          <w:szCs w:val="24"/>
        </w:rPr>
        <w:t xml:space="preserve">Zarówno VHDL, jak i </w:t>
      </w:r>
      <w:proofErr w:type="spellStart"/>
      <w:r w:rsidRPr="0077447F">
        <w:rPr>
          <w:szCs w:val="24"/>
        </w:rPr>
        <w:t>Verilog</w:t>
      </w:r>
      <w:proofErr w:type="spellEnd"/>
      <w:r w:rsidRPr="0077447F">
        <w:rPr>
          <w:szCs w:val="24"/>
        </w:rPr>
        <w:t xml:space="preserve"> są wspierane przez większość narzędzi FPGA, takich jak </w:t>
      </w:r>
      <w:proofErr w:type="spellStart"/>
      <w:r w:rsidRPr="0077447F">
        <w:rPr>
          <w:szCs w:val="24"/>
        </w:rPr>
        <w:t>Xilinx</w:t>
      </w:r>
      <w:proofErr w:type="spellEnd"/>
      <w:r w:rsidRPr="0077447F">
        <w:rPr>
          <w:szCs w:val="24"/>
        </w:rPr>
        <w:t xml:space="preserve"> </w:t>
      </w:r>
      <w:proofErr w:type="spellStart"/>
      <w:r w:rsidRPr="0077447F">
        <w:rPr>
          <w:szCs w:val="24"/>
        </w:rPr>
        <w:t>Vivado</w:t>
      </w:r>
      <w:proofErr w:type="spellEnd"/>
      <w:r w:rsidRPr="0077447F">
        <w:rPr>
          <w:szCs w:val="24"/>
        </w:rPr>
        <w:t xml:space="preserve"> czy Intel </w:t>
      </w:r>
      <w:proofErr w:type="spellStart"/>
      <w:r w:rsidRPr="0077447F">
        <w:rPr>
          <w:szCs w:val="24"/>
        </w:rPr>
        <w:t>Quartus</w:t>
      </w:r>
      <w:proofErr w:type="spellEnd"/>
      <w:r w:rsidRPr="0077447F">
        <w:rPr>
          <w:szCs w:val="24"/>
        </w:rPr>
        <w:t>. Wybór języka zależy często od wymagań projektu lub preferencji zespołu.</w:t>
      </w:r>
      <w:sdt>
        <w:sdtPr>
          <w:rPr>
            <w:szCs w:val="24"/>
            <w:vertAlign w:val="superscript"/>
          </w:rPr>
          <w:id w:val="1888986007"/>
          <w:citation/>
        </w:sdtPr>
        <w:sdtContent>
          <w:r w:rsidR="00BB65A1" w:rsidRPr="00BB65A1">
            <w:rPr>
              <w:szCs w:val="24"/>
              <w:vertAlign w:val="superscript"/>
            </w:rPr>
            <w:fldChar w:fldCharType="begin"/>
          </w:r>
          <w:r w:rsidR="00BB65A1" w:rsidRPr="00BB65A1">
            <w:rPr>
              <w:szCs w:val="24"/>
              <w:vertAlign w:val="superscript"/>
            </w:rPr>
            <w:instrText xml:space="preserve"> CITATION Nan20 \l 1045 </w:instrText>
          </w:r>
          <w:r w:rsidR="00BB65A1" w:rsidRPr="00BB65A1">
            <w:rPr>
              <w:szCs w:val="24"/>
              <w:vertAlign w:val="superscript"/>
            </w:rPr>
            <w:fldChar w:fldCharType="separate"/>
          </w:r>
          <w:r w:rsidR="00BB65A1" w:rsidRPr="00BB65A1">
            <w:rPr>
              <w:noProof/>
              <w:szCs w:val="24"/>
              <w:vertAlign w:val="superscript"/>
            </w:rPr>
            <w:t xml:space="preserve"> [6]</w:t>
          </w:r>
          <w:r w:rsidR="00BB65A1" w:rsidRPr="00BB65A1">
            <w:rPr>
              <w:szCs w:val="24"/>
              <w:vertAlign w:val="superscript"/>
            </w:rPr>
            <w:fldChar w:fldCharType="end"/>
          </w:r>
        </w:sdtContent>
      </w:sdt>
    </w:p>
    <w:p w14:paraId="3490D407" w14:textId="77777777" w:rsidR="00A92627" w:rsidRPr="00B75994" w:rsidRDefault="00A92627" w:rsidP="00B75994">
      <w:pPr>
        <w:pStyle w:val="Tekstpods"/>
        <w:spacing w:after="0" w:line="360" w:lineRule="auto"/>
        <w:contextualSpacing/>
        <w:rPr>
          <w:szCs w:val="24"/>
        </w:rPr>
      </w:pPr>
    </w:p>
    <w:p w14:paraId="77AD3820" w14:textId="2EE20E98" w:rsidR="002D4BFD" w:rsidRPr="00B75994" w:rsidRDefault="00A92627" w:rsidP="00B75994">
      <w:pPr>
        <w:pStyle w:val="Nagwek2"/>
        <w:spacing w:after="0" w:line="360" w:lineRule="auto"/>
        <w:jc w:val="both"/>
        <w:rPr>
          <w:sz w:val="24"/>
          <w:szCs w:val="24"/>
        </w:rPr>
      </w:pPr>
      <w:bookmarkStart w:id="33" w:name="_Toc187605613"/>
      <w:r w:rsidRPr="00B75994">
        <w:rPr>
          <w:sz w:val="24"/>
          <w:szCs w:val="24"/>
        </w:rPr>
        <w:t>Narzędzie implementacji układowej</w:t>
      </w:r>
      <w:bookmarkEnd w:id="33"/>
    </w:p>
    <w:p w14:paraId="20244526" w14:textId="6C0DAF32" w:rsidR="006F3AB6" w:rsidRPr="00B75994" w:rsidRDefault="00B21C24" w:rsidP="00B75994">
      <w:pPr>
        <w:pStyle w:val="Tekstpods"/>
        <w:spacing w:after="0" w:line="360" w:lineRule="auto"/>
        <w:contextualSpacing/>
        <w:rPr>
          <w:szCs w:val="24"/>
        </w:rPr>
      </w:pPr>
      <w:proofErr w:type="spellStart"/>
      <w:r w:rsidRPr="00B75994">
        <w:rPr>
          <w:szCs w:val="24"/>
        </w:rPr>
        <w:t>Quartus</w:t>
      </w:r>
      <w:proofErr w:type="spellEnd"/>
      <w:r w:rsidRPr="00B75994">
        <w:rPr>
          <w:szCs w:val="24"/>
        </w:rPr>
        <w:t xml:space="preserve"> </w:t>
      </w:r>
      <w:proofErr w:type="spellStart"/>
      <w:r w:rsidRPr="00B75994">
        <w:rPr>
          <w:szCs w:val="24"/>
        </w:rPr>
        <w:t>Prime</w:t>
      </w:r>
      <w:proofErr w:type="spellEnd"/>
      <w:r w:rsidRPr="00B75994">
        <w:rPr>
          <w:szCs w:val="24"/>
        </w:rPr>
        <w:t xml:space="preserve"> to środowisko programistyczne firmy Intel (wcześniej </w:t>
      </w:r>
      <w:proofErr w:type="spellStart"/>
      <w:r w:rsidRPr="00B75994">
        <w:rPr>
          <w:szCs w:val="24"/>
        </w:rPr>
        <w:t>Altera</w:t>
      </w:r>
      <w:proofErr w:type="spellEnd"/>
      <w:r w:rsidRPr="00B75994">
        <w:rPr>
          <w:szCs w:val="24"/>
        </w:rPr>
        <w:t>), które służy do projektowania układów</w:t>
      </w:r>
      <w:r w:rsidR="00FB53D9" w:rsidRPr="00B75994">
        <w:rPr>
          <w:szCs w:val="24"/>
        </w:rPr>
        <w:t xml:space="preserve"> cyfrowych implementowanych w programowalnych układach</w:t>
      </w:r>
      <w:r w:rsidRPr="00B75994">
        <w:rPr>
          <w:szCs w:val="24"/>
        </w:rPr>
        <w:t xml:space="preserve"> FPGA (Field-</w:t>
      </w:r>
      <w:proofErr w:type="spellStart"/>
      <w:r w:rsidRPr="00B75994">
        <w:rPr>
          <w:szCs w:val="24"/>
        </w:rPr>
        <w:t>Programmable</w:t>
      </w:r>
      <w:proofErr w:type="spellEnd"/>
      <w:r w:rsidRPr="00B75994">
        <w:rPr>
          <w:szCs w:val="24"/>
        </w:rPr>
        <w:t xml:space="preserve"> </w:t>
      </w:r>
      <w:proofErr w:type="spellStart"/>
      <w:r w:rsidRPr="00B75994">
        <w:rPr>
          <w:szCs w:val="24"/>
        </w:rPr>
        <w:t>Gate</w:t>
      </w:r>
      <w:proofErr w:type="spellEnd"/>
      <w:r w:rsidRPr="00B75994">
        <w:rPr>
          <w:szCs w:val="24"/>
        </w:rPr>
        <w:t xml:space="preserve"> </w:t>
      </w:r>
      <w:proofErr w:type="spellStart"/>
      <w:r w:rsidRPr="00B75994">
        <w:rPr>
          <w:szCs w:val="24"/>
        </w:rPr>
        <w:t>Array</w:t>
      </w:r>
      <w:proofErr w:type="spellEnd"/>
      <w:r w:rsidRPr="00B75994">
        <w:rPr>
          <w:szCs w:val="24"/>
        </w:rPr>
        <w:t>) oraz CPLD (</w:t>
      </w:r>
      <w:proofErr w:type="spellStart"/>
      <w:r w:rsidRPr="00B75994">
        <w:rPr>
          <w:szCs w:val="24"/>
        </w:rPr>
        <w:t>Complex</w:t>
      </w:r>
      <w:proofErr w:type="spellEnd"/>
      <w:r w:rsidRPr="00B75994">
        <w:rPr>
          <w:szCs w:val="24"/>
        </w:rPr>
        <w:t xml:space="preserve"> </w:t>
      </w:r>
      <w:proofErr w:type="spellStart"/>
      <w:r w:rsidRPr="00B75994">
        <w:rPr>
          <w:szCs w:val="24"/>
        </w:rPr>
        <w:t>Programmable</w:t>
      </w:r>
      <w:proofErr w:type="spellEnd"/>
      <w:r w:rsidRPr="00B75994">
        <w:rPr>
          <w:szCs w:val="24"/>
        </w:rPr>
        <w:t xml:space="preserve"> </w:t>
      </w:r>
      <w:proofErr w:type="spellStart"/>
      <w:r w:rsidRPr="00B75994">
        <w:rPr>
          <w:szCs w:val="24"/>
        </w:rPr>
        <w:t>Logic</w:t>
      </w:r>
      <w:proofErr w:type="spellEnd"/>
      <w:r w:rsidRPr="00B75994">
        <w:rPr>
          <w:szCs w:val="24"/>
        </w:rPr>
        <w:t xml:space="preserve"> Device). Jest to </w:t>
      </w:r>
      <w:r w:rsidR="000E2A8B" w:rsidRPr="00B75994">
        <w:rPr>
          <w:szCs w:val="24"/>
        </w:rPr>
        <w:t>kompleksowe środowisko</w:t>
      </w:r>
      <w:r w:rsidRPr="00B75994">
        <w:rPr>
          <w:szCs w:val="24"/>
        </w:rPr>
        <w:t xml:space="preserve"> umożliwiające zarówno tworzenie projektów sprzętowych, jak i ich symulację, implementację oraz analizę.</w:t>
      </w:r>
      <w:r w:rsidR="006F3AB6" w:rsidRPr="00B75994">
        <w:rPr>
          <w:szCs w:val="24"/>
        </w:rPr>
        <w:t xml:space="preserve"> </w:t>
      </w:r>
      <w:r w:rsidRPr="00B75994">
        <w:rPr>
          <w:szCs w:val="24"/>
        </w:rPr>
        <w:t xml:space="preserve">Główne funkcje </w:t>
      </w:r>
      <w:proofErr w:type="spellStart"/>
      <w:r w:rsidRPr="00B75994">
        <w:rPr>
          <w:szCs w:val="24"/>
        </w:rPr>
        <w:t>Quartus</w:t>
      </w:r>
      <w:proofErr w:type="spellEnd"/>
      <w:r w:rsidRPr="00B75994">
        <w:rPr>
          <w:szCs w:val="24"/>
        </w:rPr>
        <w:t xml:space="preserve"> </w:t>
      </w:r>
      <w:proofErr w:type="spellStart"/>
      <w:r w:rsidRPr="00B75994">
        <w:rPr>
          <w:szCs w:val="24"/>
        </w:rPr>
        <w:t>Prime</w:t>
      </w:r>
      <w:proofErr w:type="spellEnd"/>
      <w:r w:rsidRPr="00B75994">
        <w:rPr>
          <w:szCs w:val="24"/>
        </w:rPr>
        <w:t xml:space="preserve"> to projektowanie układów logicznych</w:t>
      </w:r>
      <w:r w:rsidR="006F3AB6" w:rsidRPr="00B75994">
        <w:rPr>
          <w:szCs w:val="24"/>
        </w:rPr>
        <w:t>.</w:t>
      </w:r>
    </w:p>
    <w:p w14:paraId="5B09EB8C" w14:textId="2592DA09" w:rsidR="00B21C24" w:rsidRPr="00B75994" w:rsidRDefault="00B21C24" w:rsidP="00B75994">
      <w:pPr>
        <w:pStyle w:val="Tekstpods"/>
        <w:spacing w:after="0" w:line="360" w:lineRule="auto"/>
        <w:contextualSpacing/>
        <w:rPr>
          <w:szCs w:val="24"/>
        </w:rPr>
      </w:pPr>
      <w:r w:rsidRPr="00B75994">
        <w:rPr>
          <w:szCs w:val="24"/>
        </w:rPr>
        <w:t xml:space="preserve">Obsługuje języki opisu sprzętu, takie jak VHDL i </w:t>
      </w:r>
      <w:proofErr w:type="spellStart"/>
      <w:r w:rsidRPr="00B75994">
        <w:rPr>
          <w:szCs w:val="24"/>
        </w:rPr>
        <w:t>Verilog</w:t>
      </w:r>
      <w:proofErr w:type="spellEnd"/>
      <w:r w:rsidRPr="00B75994">
        <w:rPr>
          <w:szCs w:val="24"/>
        </w:rPr>
        <w:t xml:space="preserve">. Posiada graficzny edytor schematów, który pozwala na projektowanie układów za pomocą symboli logicznych. </w:t>
      </w:r>
      <w:r w:rsidR="00C85362" w:rsidRPr="00B75994">
        <w:rPr>
          <w:szCs w:val="24"/>
        </w:rPr>
        <w:t>Narzędzie</w:t>
      </w:r>
      <w:r w:rsidR="000E2A8B" w:rsidRPr="00B75994">
        <w:rPr>
          <w:szCs w:val="24"/>
        </w:rPr>
        <w:t xml:space="preserve"> syntezy logicznej dokonuje </w:t>
      </w:r>
      <w:r w:rsidR="00C85362" w:rsidRPr="00B75994">
        <w:rPr>
          <w:szCs w:val="24"/>
        </w:rPr>
        <w:t>odwzorowania</w:t>
      </w:r>
      <w:r w:rsidR="000E2A8B" w:rsidRPr="00B75994">
        <w:rPr>
          <w:szCs w:val="24"/>
        </w:rPr>
        <w:t xml:space="preserve"> abstrakcyjnego opisu za pomocą elementów logicznych dostępnych w wybranym układzie programowalnym FPGA lub CPLD</w:t>
      </w:r>
      <w:r w:rsidRPr="00B75994">
        <w:rPr>
          <w:szCs w:val="24"/>
        </w:rPr>
        <w:t>.</w:t>
      </w:r>
    </w:p>
    <w:p w14:paraId="1A4B93E1" w14:textId="0BF6C5FC" w:rsidR="00B9504A" w:rsidRDefault="000E2A8B" w:rsidP="00B9504A">
      <w:pPr>
        <w:pStyle w:val="Tekstpods"/>
        <w:spacing w:after="0" w:line="360" w:lineRule="auto"/>
        <w:contextualSpacing/>
        <w:rPr>
          <w:szCs w:val="24"/>
        </w:rPr>
      </w:pPr>
      <w:r w:rsidRPr="00B75994">
        <w:rPr>
          <w:szCs w:val="24"/>
        </w:rPr>
        <w:t xml:space="preserve">W pakiecie dostarczany jest również symulator </w:t>
      </w:r>
      <w:proofErr w:type="spellStart"/>
      <w:r w:rsidR="00B21C24" w:rsidRPr="00B75994">
        <w:rPr>
          <w:szCs w:val="24"/>
        </w:rPr>
        <w:t>ModelSim</w:t>
      </w:r>
      <w:proofErr w:type="spellEnd"/>
      <w:r w:rsidRPr="00B75994">
        <w:rPr>
          <w:szCs w:val="24"/>
        </w:rPr>
        <w:t xml:space="preserve"> który </w:t>
      </w:r>
      <w:r w:rsidR="00B21C24" w:rsidRPr="00B75994">
        <w:rPr>
          <w:szCs w:val="24"/>
        </w:rPr>
        <w:t xml:space="preserve">pozwala na symulację projektów w celu sprawdzenia poprawności działania przed </w:t>
      </w:r>
      <w:r w:rsidRPr="00B75994">
        <w:rPr>
          <w:szCs w:val="24"/>
        </w:rPr>
        <w:t xml:space="preserve">oraz </w:t>
      </w:r>
      <w:r w:rsidR="00E356B9" w:rsidRPr="00B75994">
        <w:rPr>
          <w:szCs w:val="24"/>
        </w:rPr>
        <w:t>po implementacji</w:t>
      </w:r>
      <w:r w:rsidR="00B21C24" w:rsidRPr="00B75994">
        <w:rPr>
          <w:szCs w:val="24"/>
        </w:rPr>
        <w:t xml:space="preserve">. Funkcje analizy czasowej pomagają ocenić wydajność i zgodność z założonymi parametrami projektu. </w:t>
      </w:r>
      <w:r w:rsidRPr="00B75994">
        <w:rPr>
          <w:szCs w:val="24"/>
        </w:rPr>
        <w:t xml:space="preserve">Do narzędzia </w:t>
      </w:r>
      <w:r w:rsidR="00C85362" w:rsidRPr="00B75994">
        <w:rPr>
          <w:szCs w:val="24"/>
        </w:rPr>
        <w:t>implementacji</w:t>
      </w:r>
      <w:r w:rsidRPr="00B75994">
        <w:rPr>
          <w:szCs w:val="24"/>
        </w:rPr>
        <w:t xml:space="preserve"> można przekazać </w:t>
      </w:r>
      <w:r w:rsidR="00E356B9" w:rsidRPr="00B75994">
        <w:rPr>
          <w:szCs w:val="24"/>
        </w:rPr>
        <w:t>wymagania,</w:t>
      </w:r>
      <w:r w:rsidRPr="00B75994">
        <w:rPr>
          <w:szCs w:val="24"/>
        </w:rPr>
        <w:t xml:space="preserve"> które będą wpływały na sposób </w:t>
      </w:r>
      <w:r w:rsidR="00B21C24" w:rsidRPr="00B75994">
        <w:rPr>
          <w:szCs w:val="24"/>
        </w:rPr>
        <w:t>optymalizacj</w:t>
      </w:r>
      <w:r w:rsidRPr="00B75994">
        <w:rPr>
          <w:szCs w:val="24"/>
        </w:rPr>
        <w:t>i</w:t>
      </w:r>
      <w:r w:rsidR="00B21C24" w:rsidRPr="00B75994">
        <w:rPr>
          <w:szCs w:val="24"/>
        </w:rPr>
        <w:t xml:space="preserve"> układ</w:t>
      </w:r>
      <w:r w:rsidRPr="00B75994">
        <w:rPr>
          <w:szCs w:val="24"/>
        </w:rPr>
        <w:t>u</w:t>
      </w:r>
      <w:r w:rsidR="00B21C24" w:rsidRPr="00B75994">
        <w:rPr>
          <w:szCs w:val="24"/>
        </w:rPr>
        <w:t xml:space="preserve"> pod kątem szybkości, zużycia zasobów czy zużycia energii. </w:t>
      </w:r>
      <w:r w:rsidRPr="00B75994">
        <w:rPr>
          <w:szCs w:val="24"/>
        </w:rPr>
        <w:t xml:space="preserve">W wyniku przeprowadzenia syntezy logicznej i implementacji układowej uzyskuje się plik konfiguracyjny będący obrazem binarnym pamięci </w:t>
      </w:r>
      <w:r w:rsidR="00C85362" w:rsidRPr="00B75994">
        <w:rPr>
          <w:szCs w:val="24"/>
        </w:rPr>
        <w:t>konfiguracji</w:t>
      </w:r>
      <w:r w:rsidRPr="00B75994">
        <w:rPr>
          <w:szCs w:val="24"/>
        </w:rPr>
        <w:t xml:space="preserve"> układu programo</w:t>
      </w:r>
      <w:r w:rsidR="00C85362">
        <w:rPr>
          <w:szCs w:val="24"/>
        </w:rPr>
        <w:t>wa</w:t>
      </w:r>
      <w:r w:rsidRPr="00B75994">
        <w:rPr>
          <w:szCs w:val="24"/>
        </w:rPr>
        <w:t xml:space="preserve">lnego. W pakiecie oprogramowania znajdują się również narzędzia umożliwiające wprowadzenie pliku konfiguracyjnego do układu fizycznego za pomocą odpowiedniego programatora </w:t>
      </w:r>
      <w:r w:rsidRPr="00B75994">
        <w:rPr>
          <w:szCs w:val="24"/>
        </w:rPr>
        <w:lastRenderedPageBreak/>
        <w:t xml:space="preserve">ogólnie znanego pod nazwą </w:t>
      </w:r>
      <w:proofErr w:type="spellStart"/>
      <w:r w:rsidRPr="00B75994">
        <w:rPr>
          <w:szCs w:val="24"/>
        </w:rPr>
        <w:t>Blaster</w:t>
      </w:r>
      <w:proofErr w:type="spellEnd"/>
      <w:r w:rsidRPr="00B75994">
        <w:rPr>
          <w:szCs w:val="24"/>
        </w:rPr>
        <w:t xml:space="preserve"> z różnymi przyrostkami np. USB </w:t>
      </w:r>
      <w:proofErr w:type="spellStart"/>
      <w:r w:rsidRPr="00B75994">
        <w:rPr>
          <w:szCs w:val="24"/>
        </w:rPr>
        <w:t>Blaster</w:t>
      </w:r>
      <w:proofErr w:type="spellEnd"/>
      <w:r w:rsidRPr="00B75994">
        <w:rPr>
          <w:szCs w:val="24"/>
        </w:rPr>
        <w:t xml:space="preserve"> czy też starszej wersji </w:t>
      </w:r>
      <w:proofErr w:type="spellStart"/>
      <w:r w:rsidRPr="00B75994">
        <w:rPr>
          <w:szCs w:val="24"/>
        </w:rPr>
        <w:t>Byte</w:t>
      </w:r>
      <w:proofErr w:type="spellEnd"/>
      <w:r w:rsidRPr="00B75994">
        <w:rPr>
          <w:szCs w:val="24"/>
        </w:rPr>
        <w:t xml:space="preserve"> </w:t>
      </w:r>
      <w:proofErr w:type="spellStart"/>
      <w:r w:rsidRPr="00B75994">
        <w:rPr>
          <w:szCs w:val="24"/>
        </w:rPr>
        <w:t>Blaster</w:t>
      </w:r>
      <w:proofErr w:type="spellEnd"/>
      <w:r w:rsidR="00B21C24" w:rsidRPr="00B75994">
        <w:rPr>
          <w:szCs w:val="24"/>
        </w:rPr>
        <w:t>.</w:t>
      </w:r>
      <w:sdt>
        <w:sdtPr>
          <w:rPr>
            <w:szCs w:val="24"/>
          </w:rPr>
          <w:id w:val="-2131225108"/>
          <w:citation/>
        </w:sdtPr>
        <w:sdtEndPr>
          <w:rPr>
            <w:vertAlign w:val="superscript"/>
          </w:rPr>
        </w:sdtEndPr>
        <w:sdtContent>
          <w:r w:rsidR="00BB65A1" w:rsidRPr="00BB65A1">
            <w:rPr>
              <w:szCs w:val="24"/>
              <w:vertAlign w:val="superscript"/>
            </w:rPr>
            <w:fldChar w:fldCharType="begin"/>
          </w:r>
          <w:r w:rsidR="00BB65A1" w:rsidRPr="00BB65A1">
            <w:rPr>
              <w:szCs w:val="24"/>
              <w:vertAlign w:val="superscript"/>
            </w:rPr>
            <w:instrText xml:space="preserve"> CITATION Int21 \l 1045 </w:instrText>
          </w:r>
          <w:r w:rsidR="00BB65A1" w:rsidRPr="00BB65A1">
            <w:rPr>
              <w:szCs w:val="24"/>
              <w:vertAlign w:val="superscript"/>
            </w:rPr>
            <w:fldChar w:fldCharType="separate"/>
          </w:r>
          <w:r w:rsidR="00BB65A1" w:rsidRPr="00BB65A1">
            <w:rPr>
              <w:noProof/>
              <w:szCs w:val="24"/>
              <w:vertAlign w:val="superscript"/>
            </w:rPr>
            <w:t xml:space="preserve"> [7]</w:t>
          </w:r>
          <w:r w:rsidR="00BB65A1" w:rsidRPr="00BB65A1">
            <w:rPr>
              <w:szCs w:val="24"/>
              <w:vertAlign w:val="superscript"/>
            </w:rPr>
            <w:fldChar w:fldCharType="end"/>
          </w:r>
        </w:sdtContent>
      </w:sdt>
    </w:p>
    <w:p w14:paraId="10EB5EAC" w14:textId="16068BBE" w:rsidR="004B38A6" w:rsidRPr="0086700F" w:rsidRDefault="00C85362" w:rsidP="00B9504A">
      <w:pPr>
        <w:pStyle w:val="Nagwek1"/>
      </w:pPr>
      <w:bookmarkStart w:id="34" w:name="_Toc187605614"/>
      <w:r w:rsidRPr="0086700F">
        <w:t>Implementacja</w:t>
      </w:r>
      <w:r w:rsidR="000E2A8B" w:rsidRPr="0086700F">
        <w:t xml:space="preserve"> układu</w:t>
      </w:r>
      <w:bookmarkEnd w:id="34"/>
    </w:p>
    <w:p w14:paraId="0A099680" w14:textId="22FB2998" w:rsidR="00BB7DEC" w:rsidRPr="00B75994" w:rsidRDefault="0077447F" w:rsidP="00B75994">
      <w:pPr>
        <w:pStyle w:val="Tekstpods"/>
        <w:spacing w:after="0" w:line="360" w:lineRule="auto"/>
        <w:rPr>
          <w:szCs w:val="24"/>
        </w:rPr>
      </w:pPr>
      <w:r>
        <w:rPr>
          <w:szCs w:val="24"/>
        </w:rPr>
        <w:t xml:space="preserve">Na </w:t>
      </w:r>
      <w:commentRangeStart w:id="35"/>
      <w:r>
        <w:rPr>
          <w:szCs w:val="24"/>
        </w:rPr>
        <w:t xml:space="preserve">rys. 4.1 </w:t>
      </w:r>
      <w:commentRangeEnd w:id="35"/>
      <w:r w:rsidR="00331F60">
        <w:rPr>
          <w:rStyle w:val="Odwoaniedokomentarza"/>
        </w:rPr>
        <w:commentReference w:id="35"/>
      </w:r>
      <w:r>
        <w:rPr>
          <w:szCs w:val="24"/>
        </w:rPr>
        <w:t xml:space="preserve">przedstawiono </w:t>
      </w:r>
      <w:r w:rsidR="00907643">
        <w:rPr>
          <w:szCs w:val="24"/>
        </w:rPr>
        <w:t>podstawowe moduły</w:t>
      </w:r>
      <w:r>
        <w:rPr>
          <w:szCs w:val="24"/>
        </w:rPr>
        <w:t xml:space="preserve"> opracowanego modułu pomiarowego. W dalszej części zostaną przedstawione własności funkcjonalne oraz sposób konstrukcji poszczególnych bloków.</w:t>
      </w:r>
    </w:p>
    <w:tbl>
      <w:tblPr>
        <w:tblStyle w:val="Tabela-Siatka"/>
        <w:tblW w:w="0" w:type="auto"/>
        <w:tblLook w:val="04A0" w:firstRow="1" w:lastRow="0" w:firstColumn="1" w:lastColumn="0" w:noHBand="0" w:noVBand="1"/>
      </w:tblPr>
      <w:tblGrid>
        <w:gridCol w:w="8778"/>
      </w:tblGrid>
      <w:tr w:rsidR="00BB7DEC" w:rsidRPr="00B75994" w14:paraId="0CE89EF6" w14:textId="77777777" w:rsidTr="00BB7DEC">
        <w:tc>
          <w:tcPr>
            <w:tcW w:w="8778" w:type="dxa"/>
          </w:tcPr>
          <w:p w14:paraId="146F4CF9" w14:textId="39C588B9" w:rsidR="00BB7DEC" w:rsidRPr="00B75994" w:rsidRDefault="00907643" w:rsidP="0086700F">
            <w:pPr>
              <w:pStyle w:val="Tekstpods"/>
              <w:spacing w:after="0" w:line="360" w:lineRule="auto"/>
              <w:ind w:firstLine="0"/>
              <w:jc w:val="center"/>
              <w:rPr>
                <w:szCs w:val="24"/>
              </w:rPr>
            </w:pPr>
            <w:r w:rsidRPr="00907643">
              <w:rPr>
                <w:noProof/>
                <w:szCs w:val="24"/>
              </w:rPr>
              <w:drawing>
                <wp:inline distT="0" distB="0" distL="0" distR="0" wp14:anchorId="6A1AEF5B" wp14:editId="265D6135">
                  <wp:extent cx="4629796" cy="3048425"/>
                  <wp:effectExtent l="0" t="0" r="0" b="0"/>
                  <wp:docPr id="5169863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86353" name=""/>
                          <pic:cNvPicPr/>
                        </pic:nvPicPr>
                        <pic:blipFill>
                          <a:blip r:embed="rId29"/>
                          <a:stretch>
                            <a:fillRect/>
                          </a:stretch>
                        </pic:blipFill>
                        <pic:spPr>
                          <a:xfrm>
                            <a:off x="0" y="0"/>
                            <a:ext cx="4629796" cy="3048425"/>
                          </a:xfrm>
                          <a:prstGeom prst="rect">
                            <a:avLst/>
                          </a:prstGeom>
                        </pic:spPr>
                      </pic:pic>
                    </a:graphicData>
                  </a:graphic>
                </wp:inline>
              </w:drawing>
            </w:r>
          </w:p>
        </w:tc>
      </w:tr>
    </w:tbl>
    <w:p w14:paraId="17B1C75F" w14:textId="109E9DE8" w:rsidR="00907643" w:rsidRDefault="00907643" w:rsidP="00907643">
      <w:pPr>
        <w:pStyle w:val="Legenda"/>
      </w:pPr>
      <w:bookmarkStart w:id="36" w:name="_Toc187593794"/>
      <w:r>
        <w:t xml:space="preserve">Rys. </w:t>
      </w:r>
      <w:r w:rsidR="006D760D">
        <w:fldChar w:fldCharType="begin"/>
      </w:r>
      <w:r w:rsidR="006D760D">
        <w:instrText xml:space="preserve"> STYLEREF 1 \s </w:instrText>
      </w:r>
      <w:r w:rsidR="006D760D">
        <w:fldChar w:fldCharType="separate"/>
      </w:r>
      <w:r w:rsidR="006D760D">
        <w:rPr>
          <w:noProof/>
        </w:rPr>
        <w:t>4</w:t>
      </w:r>
      <w:r w:rsidR="006D760D">
        <w:rPr>
          <w:noProof/>
        </w:rPr>
        <w:fldChar w:fldCharType="end"/>
      </w:r>
      <w:r w:rsidR="006D760D">
        <w:t>.</w:t>
      </w:r>
      <w:r w:rsidR="006D760D">
        <w:fldChar w:fldCharType="begin"/>
      </w:r>
      <w:r w:rsidR="006D760D">
        <w:instrText xml:space="preserve"> SEQ Rys. \* ARABIC \s 1 </w:instrText>
      </w:r>
      <w:r w:rsidR="006D760D">
        <w:fldChar w:fldCharType="separate"/>
      </w:r>
      <w:r w:rsidR="006D760D">
        <w:rPr>
          <w:noProof/>
        </w:rPr>
        <w:t>1</w:t>
      </w:r>
      <w:r w:rsidR="006D760D">
        <w:rPr>
          <w:noProof/>
        </w:rPr>
        <w:fldChar w:fldCharType="end"/>
      </w:r>
      <w:r>
        <w:t xml:space="preserve"> podstawowe moduły omawianego układu</w:t>
      </w:r>
      <w:bookmarkEnd w:id="36"/>
    </w:p>
    <w:p w14:paraId="397E1D45" w14:textId="77777777" w:rsidR="00B9504A" w:rsidRPr="00B9504A" w:rsidRDefault="00B9504A" w:rsidP="00B9504A"/>
    <w:p w14:paraId="2D6C0D23" w14:textId="30A727E2" w:rsidR="00BB7DEC" w:rsidRPr="00B75994" w:rsidRDefault="00BB7DEC" w:rsidP="00B75994">
      <w:pPr>
        <w:pStyle w:val="Tekstpods"/>
        <w:spacing w:after="0" w:line="360" w:lineRule="auto"/>
        <w:rPr>
          <w:szCs w:val="24"/>
        </w:rPr>
      </w:pPr>
      <w:r w:rsidRPr="00B75994">
        <w:rPr>
          <w:szCs w:val="24"/>
        </w:rPr>
        <w:t xml:space="preserve">Celem niniejszego rozdziału jest szczegółowe omówienie procesu implementacji zaprojektowanego układu, począwszy od analizy wymagań, poprzez wybór odpowiednich narzędzi, aż po testowanie i weryfikację działania, która będzie mieć miejsce w kolejnym rozdziale. </w:t>
      </w:r>
    </w:p>
    <w:p w14:paraId="6F2EF7D6" w14:textId="3A25D217" w:rsidR="00BB7DEC" w:rsidRPr="00B75994" w:rsidRDefault="00BB7DEC" w:rsidP="00B75994">
      <w:pPr>
        <w:pStyle w:val="Tekstpods"/>
        <w:spacing w:after="0" w:line="360" w:lineRule="auto"/>
        <w:rPr>
          <w:szCs w:val="24"/>
        </w:rPr>
      </w:pPr>
      <w:r w:rsidRPr="00B75994">
        <w:rPr>
          <w:szCs w:val="24"/>
        </w:rPr>
        <w:t xml:space="preserve">Do Analizy bierzemy kilka fragmentów całego programu z pominięciem metody zapisu danych oraz sposobu prezentowania danych co nie jest esencją działania dalmierza </w:t>
      </w:r>
      <w:r w:rsidR="004F3E03" w:rsidRPr="00B75994">
        <w:rPr>
          <w:szCs w:val="24"/>
        </w:rPr>
        <w:t>ultradźwiękowego</w:t>
      </w:r>
      <w:r w:rsidRPr="00B75994">
        <w:rPr>
          <w:szCs w:val="24"/>
        </w:rPr>
        <w:t xml:space="preserve">, i może być stosowane wymiennie, poprzez użycie ekranów LCD, lub komunikacji UART tudzież </w:t>
      </w:r>
      <w:r w:rsidR="004F3E03" w:rsidRPr="00B75994">
        <w:rPr>
          <w:szCs w:val="24"/>
        </w:rPr>
        <w:t>bezprzewodowej.</w:t>
      </w:r>
    </w:p>
    <w:p w14:paraId="1B93DE64" w14:textId="0952BEF3" w:rsidR="004F3E03" w:rsidRPr="00B75994" w:rsidRDefault="004F3E03" w:rsidP="00B75994">
      <w:pPr>
        <w:pStyle w:val="Tekstpods"/>
        <w:spacing w:after="0" w:line="360" w:lineRule="auto"/>
        <w:rPr>
          <w:szCs w:val="24"/>
        </w:rPr>
      </w:pPr>
      <w:r w:rsidRPr="00B75994">
        <w:rPr>
          <w:szCs w:val="24"/>
        </w:rPr>
        <w:lastRenderedPageBreak/>
        <w:t xml:space="preserve">Do analizy użyte zostają moduły kontroli pomiaru, obliczania pozycji, układ wyzwalacza sygnału układ </w:t>
      </w:r>
      <w:r w:rsidR="00E356B9" w:rsidRPr="00B75994">
        <w:rPr>
          <w:szCs w:val="24"/>
        </w:rPr>
        <w:t>PWM</w:t>
      </w:r>
      <w:r w:rsidRPr="00B75994">
        <w:rPr>
          <w:szCs w:val="24"/>
        </w:rPr>
        <w:t xml:space="preserve"> oraz sposób obliczania odległości.</w:t>
      </w:r>
    </w:p>
    <w:p w14:paraId="0D2868C8" w14:textId="50C1D5F6" w:rsidR="00DD08D2" w:rsidRPr="00B75994" w:rsidRDefault="00331F60" w:rsidP="00B75994">
      <w:pPr>
        <w:pStyle w:val="Nagwek2"/>
        <w:spacing w:after="0" w:line="360" w:lineRule="auto"/>
        <w:jc w:val="both"/>
        <w:rPr>
          <w:sz w:val="24"/>
          <w:szCs w:val="24"/>
        </w:rPr>
      </w:pPr>
      <w:bookmarkStart w:id="37" w:name="_Toc187605615"/>
      <w:r>
        <w:rPr>
          <w:sz w:val="24"/>
          <w:szCs w:val="24"/>
        </w:rPr>
        <w:t>Układ sterowania pomiarem</w:t>
      </w:r>
      <w:r w:rsidR="00B46A61">
        <w:rPr>
          <w:sz w:val="24"/>
          <w:szCs w:val="24"/>
        </w:rPr>
        <w:t xml:space="preserve"> odległości</w:t>
      </w:r>
      <w:bookmarkEnd w:id="37"/>
    </w:p>
    <w:p w14:paraId="1181145D" w14:textId="76B1292D" w:rsidR="00F94A97" w:rsidRPr="00B75994" w:rsidRDefault="00401D7F" w:rsidP="006B587F">
      <w:pPr>
        <w:pStyle w:val="Tekstpods"/>
        <w:spacing w:after="0" w:line="360" w:lineRule="auto"/>
        <w:rPr>
          <w:szCs w:val="24"/>
        </w:rPr>
      </w:pPr>
      <w:r w:rsidRPr="00B75994">
        <w:rPr>
          <w:szCs w:val="24"/>
        </w:rPr>
        <w:t xml:space="preserve">Najważniejszym elementem naszego programu, jest </w:t>
      </w:r>
      <w:r w:rsidR="008E5DDD" w:rsidRPr="00B75994">
        <w:rPr>
          <w:szCs w:val="24"/>
        </w:rPr>
        <w:t xml:space="preserve">opisanie zasady działania </w:t>
      </w:r>
      <w:r w:rsidR="00A32F6B" w:rsidRPr="00B75994">
        <w:rPr>
          <w:szCs w:val="24"/>
        </w:rPr>
        <w:t xml:space="preserve">wyzwalacza krótkiego sygnału dźwiękowego dla dalmierza ultradźwiękowego. </w:t>
      </w:r>
      <w:r w:rsidR="00331F60">
        <w:rPr>
          <w:szCs w:val="24"/>
        </w:rPr>
        <w:t>Do syntezy impulsów sterujących oraz</w:t>
      </w:r>
      <w:r w:rsidR="00C544E6" w:rsidRPr="00B75994">
        <w:rPr>
          <w:szCs w:val="24"/>
        </w:rPr>
        <w:t xml:space="preserve"> </w:t>
      </w:r>
      <w:r w:rsidR="00331F60">
        <w:rPr>
          <w:szCs w:val="24"/>
        </w:rPr>
        <w:t xml:space="preserve">pomiaru czasu zostanie wykorzystany sygnał zegarowy o </w:t>
      </w:r>
      <w:r w:rsidR="00003DA1">
        <w:rPr>
          <w:szCs w:val="24"/>
        </w:rPr>
        <w:t>częstotliwości</w:t>
      </w:r>
      <w:r w:rsidR="00331F60">
        <w:rPr>
          <w:szCs w:val="24"/>
        </w:rPr>
        <w:t xml:space="preserve"> 50MHz. Zliczanie impulsów pozwala</w:t>
      </w:r>
      <w:r w:rsidR="00927310" w:rsidRPr="00B75994">
        <w:rPr>
          <w:szCs w:val="24"/>
        </w:rPr>
        <w:t xml:space="preserve"> </w:t>
      </w:r>
      <w:r w:rsidR="00331F60">
        <w:rPr>
          <w:szCs w:val="24"/>
        </w:rPr>
        <w:t>ukształtować impuls TRIG z dokładnością do 20ns</w:t>
      </w:r>
      <w:r w:rsidR="00927310" w:rsidRPr="00B75994">
        <w:rPr>
          <w:szCs w:val="24"/>
        </w:rPr>
        <w:t xml:space="preserve">, a </w:t>
      </w:r>
      <w:r w:rsidR="00EF2243" w:rsidRPr="00B75994">
        <w:rPr>
          <w:szCs w:val="24"/>
        </w:rPr>
        <w:t>następnie</w:t>
      </w:r>
      <w:r w:rsidR="00927310" w:rsidRPr="00B75994">
        <w:rPr>
          <w:szCs w:val="24"/>
        </w:rPr>
        <w:t xml:space="preserve"> </w:t>
      </w:r>
      <w:r w:rsidR="00331F60">
        <w:rPr>
          <w:szCs w:val="24"/>
        </w:rPr>
        <w:t xml:space="preserve">dokonać pomiaru </w:t>
      </w:r>
      <w:r w:rsidR="00927310" w:rsidRPr="00B75994">
        <w:rPr>
          <w:szCs w:val="24"/>
        </w:rPr>
        <w:t>czasu</w:t>
      </w:r>
      <w:ins w:id="38" w:author="Adam Milik" w:date="2025-01-08T20:47:00Z">
        <w:r w:rsidR="00331F60">
          <w:rPr>
            <w:szCs w:val="24"/>
          </w:rPr>
          <w:t>,</w:t>
        </w:r>
      </w:ins>
      <w:r w:rsidR="00927310" w:rsidRPr="00B75994">
        <w:rPr>
          <w:szCs w:val="24"/>
        </w:rPr>
        <w:t xml:space="preserve"> </w:t>
      </w:r>
      <w:r w:rsidR="00331F60">
        <w:rPr>
          <w:szCs w:val="24"/>
        </w:rPr>
        <w:t>który upływa od wysłania impulsu pomiarowego i powrotu odbitego od przeszkody do czujnika</w:t>
      </w:r>
      <w:r w:rsidR="00EF2243" w:rsidRPr="00B75994">
        <w:rPr>
          <w:szCs w:val="24"/>
        </w:rPr>
        <w:t xml:space="preserve">. </w:t>
      </w:r>
      <w:del w:id="39" w:author="Adam Milik" w:date="2025-01-08T20:44:00Z">
        <w:r w:rsidR="005E6C4F" w:rsidRPr="00B75994" w:rsidDel="00331F60">
          <w:rPr>
            <w:szCs w:val="24"/>
          </w:rPr>
          <w:delText xml:space="preserve"> </w:delText>
        </w:r>
      </w:del>
      <w:r w:rsidR="006A21F1" w:rsidRPr="00B75994">
        <w:rPr>
          <w:szCs w:val="24"/>
        </w:rPr>
        <w:t xml:space="preserve">W tym celu należy </w:t>
      </w:r>
      <w:r w:rsidR="00331F60">
        <w:rPr>
          <w:szCs w:val="24"/>
        </w:rPr>
        <w:t xml:space="preserve">zbudować licznik zliczający impulsy sygnału zegarowego upływające od momentu wyzwolenia pomiaru. </w:t>
      </w:r>
      <w:r w:rsidR="00B46A61">
        <w:rPr>
          <w:szCs w:val="24"/>
        </w:rPr>
        <w:t xml:space="preserve">Sterowanie procesem pomiarowym odbywa się za pomocą </w:t>
      </w:r>
      <w:r w:rsidR="00E356B9">
        <w:rPr>
          <w:szCs w:val="24"/>
        </w:rPr>
        <w:t xml:space="preserve">licznika </w:t>
      </w:r>
      <w:r w:rsidR="00E356B9" w:rsidRPr="00B75994">
        <w:rPr>
          <w:szCs w:val="24"/>
        </w:rPr>
        <w:t>„</w:t>
      </w:r>
      <w:proofErr w:type="spellStart"/>
      <w:r w:rsidR="00965D58" w:rsidRPr="00B75994">
        <w:rPr>
          <w:szCs w:val="24"/>
        </w:rPr>
        <w:t>trig_cnt</w:t>
      </w:r>
      <w:proofErr w:type="spellEnd"/>
      <w:r w:rsidR="00965D58" w:rsidRPr="00B75994">
        <w:rPr>
          <w:szCs w:val="24"/>
        </w:rPr>
        <w:t xml:space="preserve">” – jest to liczba </w:t>
      </w:r>
      <w:r w:rsidR="00C87739" w:rsidRPr="00B75994">
        <w:rPr>
          <w:szCs w:val="24"/>
        </w:rPr>
        <w:t xml:space="preserve">impulsów określająca czas trwania stanu wysokiego sygnału TRIGGER. </w:t>
      </w:r>
      <w:r w:rsidR="00B46A61">
        <w:rPr>
          <w:szCs w:val="24"/>
        </w:rPr>
        <w:t>Zakres zliczania określony jest za pomocą</w:t>
      </w:r>
      <w:r w:rsidR="00C87739" w:rsidRPr="00B75994">
        <w:rPr>
          <w:szCs w:val="24"/>
        </w:rPr>
        <w:t xml:space="preserve"> </w:t>
      </w:r>
      <w:r w:rsidR="00BE39F1" w:rsidRPr="00B75994">
        <w:rPr>
          <w:szCs w:val="24"/>
        </w:rPr>
        <w:t>„</w:t>
      </w:r>
      <w:proofErr w:type="spellStart"/>
      <w:r w:rsidR="00BE39F1" w:rsidRPr="00B75994">
        <w:rPr>
          <w:szCs w:val="24"/>
        </w:rPr>
        <w:t>cnt_max</w:t>
      </w:r>
      <w:proofErr w:type="spellEnd"/>
      <w:r w:rsidR="00BE39F1" w:rsidRPr="00B75994">
        <w:rPr>
          <w:szCs w:val="24"/>
        </w:rPr>
        <w:t xml:space="preserve">” </w:t>
      </w:r>
      <w:r w:rsidR="00B46A61">
        <w:rPr>
          <w:szCs w:val="24"/>
        </w:rPr>
        <w:t>określający czas wykonania pomiaru przez czujnik.</w:t>
      </w:r>
      <w:r w:rsidR="006D63C8" w:rsidRPr="00B75994">
        <w:rPr>
          <w:szCs w:val="24"/>
        </w:rPr>
        <w:t xml:space="preserve"> </w:t>
      </w:r>
      <w:r w:rsidR="00B46A61">
        <w:rPr>
          <w:szCs w:val="24"/>
        </w:rPr>
        <w:t>Na rys. 4.xx</w:t>
      </w:r>
      <w:r w:rsidR="00B46A61" w:rsidRPr="00B75994">
        <w:rPr>
          <w:szCs w:val="24"/>
        </w:rPr>
        <w:t xml:space="preserve"> </w:t>
      </w:r>
      <w:r w:rsidR="00B46A61">
        <w:rPr>
          <w:szCs w:val="24"/>
        </w:rPr>
        <w:t xml:space="preserve">pokazano </w:t>
      </w:r>
      <w:r w:rsidR="006D63C8" w:rsidRPr="00B75994">
        <w:rPr>
          <w:szCs w:val="24"/>
        </w:rPr>
        <w:t xml:space="preserve">schemat blokowy </w:t>
      </w:r>
      <w:r w:rsidR="00B46A61">
        <w:rPr>
          <w:szCs w:val="24"/>
        </w:rPr>
        <w:t xml:space="preserve">sposobu działania </w:t>
      </w:r>
      <w:r w:rsidR="00003DA1">
        <w:rPr>
          <w:szCs w:val="24"/>
        </w:rPr>
        <w:t>układu</w:t>
      </w:r>
      <w:r w:rsidR="00B46A61">
        <w:rPr>
          <w:szCs w:val="24"/>
        </w:rPr>
        <w:t xml:space="preserve"> sterowania pomiarem odległości</w:t>
      </w:r>
    </w:p>
    <w:tbl>
      <w:tblPr>
        <w:tblStyle w:val="Tabela-Siatka"/>
        <w:tblW w:w="0" w:type="auto"/>
        <w:tblLook w:val="04A0" w:firstRow="1" w:lastRow="0" w:firstColumn="1" w:lastColumn="0" w:noHBand="0" w:noVBand="1"/>
      </w:tblPr>
      <w:tblGrid>
        <w:gridCol w:w="8778"/>
      </w:tblGrid>
      <w:tr w:rsidR="00F94A97" w:rsidRPr="00B75994" w14:paraId="294FAD46" w14:textId="77777777" w:rsidTr="00F94A97">
        <w:tc>
          <w:tcPr>
            <w:tcW w:w="8778" w:type="dxa"/>
          </w:tcPr>
          <w:p w14:paraId="0D770035" w14:textId="7A386B19" w:rsidR="00F94A97" w:rsidRPr="00B75994" w:rsidRDefault="00F94A97" w:rsidP="00126423">
            <w:pPr>
              <w:pStyle w:val="Tekstpods"/>
              <w:spacing w:after="0" w:line="360" w:lineRule="auto"/>
              <w:ind w:firstLine="0"/>
              <w:jc w:val="center"/>
              <w:rPr>
                <w:szCs w:val="24"/>
              </w:rPr>
            </w:pPr>
            <w:r w:rsidRPr="00B75994">
              <w:rPr>
                <w:noProof/>
                <w:szCs w:val="24"/>
              </w:rPr>
              <w:lastRenderedPageBreak/>
              <w:drawing>
                <wp:inline distT="0" distB="0" distL="0" distR="0" wp14:anchorId="6171A8EC" wp14:editId="7AA383AB">
                  <wp:extent cx="5105400" cy="4649933"/>
                  <wp:effectExtent l="0" t="0" r="0" b="0"/>
                  <wp:docPr id="1221808141" name="Obraz 1" descr="Obraz zawierający diagram, tekst, zrzut ekranu,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08141" name="Obraz 1" descr="Obraz zawierający diagram, tekst, zrzut ekranu, Wielobarwność&#10;&#10;Opis wygenerowany automatycznie"/>
                          <pic:cNvPicPr/>
                        </pic:nvPicPr>
                        <pic:blipFill>
                          <a:blip r:embed="rId30"/>
                          <a:stretch>
                            <a:fillRect/>
                          </a:stretch>
                        </pic:blipFill>
                        <pic:spPr>
                          <a:xfrm>
                            <a:off x="0" y="0"/>
                            <a:ext cx="5111663" cy="4655638"/>
                          </a:xfrm>
                          <a:prstGeom prst="rect">
                            <a:avLst/>
                          </a:prstGeom>
                        </pic:spPr>
                      </pic:pic>
                    </a:graphicData>
                  </a:graphic>
                </wp:inline>
              </w:drawing>
            </w:r>
          </w:p>
        </w:tc>
      </w:tr>
    </w:tbl>
    <w:p w14:paraId="3B6CD154" w14:textId="1B92FE2A" w:rsidR="001B54B6" w:rsidRDefault="00B9504A" w:rsidP="00B9504A">
      <w:pPr>
        <w:pStyle w:val="Legenda"/>
        <w:rPr>
          <w:szCs w:val="24"/>
        </w:rPr>
      </w:pPr>
      <w:bookmarkStart w:id="40" w:name="_Toc187593795"/>
      <w:r>
        <w:t xml:space="preserve">Rys. </w:t>
      </w:r>
      <w:r w:rsidR="006D760D">
        <w:fldChar w:fldCharType="begin"/>
      </w:r>
      <w:r w:rsidR="006D760D">
        <w:instrText xml:space="preserve"> STYLEREF 1 \s </w:instrText>
      </w:r>
      <w:r w:rsidR="006D760D">
        <w:fldChar w:fldCharType="separate"/>
      </w:r>
      <w:r w:rsidR="006D760D">
        <w:rPr>
          <w:noProof/>
        </w:rPr>
        <w:t>4</w:t>
      </w:r>
      <w:r w:rsidR="006D760D">
        <w:rPr>
          <w:noProof/>
        </w:rPr>
        <w:fldChar w:fldCharType="end"/>
      </w:r>
      <w:r w:rsidR="006D760D">
        <w:t>.</w:t>
      </w:r>
      <w:r w:rsidR="006D760D">
        <w:fldChar w:fldCharType="begin"/>
      </w:r>
      <w:r w:rsidR="006D760D">
        <w:instrText xml:space="preserve"> SEQ Rys. \* ARABIC \s 1 </w:instrText>
      </w:r>
      <w:r w:rsidR="006D760D">
        <w:fldChar w:fldCharType="separate"/>
      </w:r>
      <w:r w:rsidR="006D760D">
        <w:rPr>
          <w:noProof/>
        </w:rPr>
        <w:t>2</w:t>
      </w:r>
      <w:r w:rsidR="006D760D">
        <w:rPr>
          <w:noProof/>
        </w:rPr>
        <w:fldChar w:fldCharType="end"/>
      </w:r>
      <w:r>
        <w:t xml:space="preserve"> </w:t>
      </w:r>
      <w:r w:rsidRPr="00B75994">
        <w:rPr>
          <w:szCs w:val="24"/>
        </w:rPr>
        <w:t>Proces blokowy wyzwalania</w:t>
      </w:r>
      <w:r>
        <w:rPr>
          <w:szCs w:val="24"/>
        </w:rPr>
        <w:t xml:space="preserve"> sygnału </w:t>
      </w:r>
      <w:proofErr w:type="spellStart"/>
      <w:r>
        <w:rPr>
          <w:szCs w:val="24"/>
        </w:rPr>
        <w:t>Trigger</w:t>
      </w:r>
      <w:proofErr w:type="spellEnd"/>
      <w:r w:rsidRPr="00B75994">
        <w:rPr>
          <w:szCs w:val="24"/>
        </w:rPr>
        <w:t>.</w:t>
      </w:r>
      <w:bookmarkEnd w:id="40"/>
    </w:p>
    <w:p w14:paraId="5E8BA582" w14:textId="77777777" w:rsidR="00B9504A" w:rsidRPr="00B9504A" w:rsidRDefault="00B9504A" w:rsidP="00B9504A"/>
    <w:p w14:paraId="4F6A2283" w14:textId="44361E03" w:rsidR="00B46A61" w:rsidRDefault="009E42C2" w:rsidP="00B75994">
      <w:pPr>
        <w:overflowPunct/>
        <w:autoSpaceDE/>
        <w:autoSpaceDN/>
        <w:adjustRightInd/>
        <w:spacing w:line="360" w:lineRule="auto"/>
        <w:contextualSpacing/>
        <w:jc w:val="both"/>
        <w:textAlignment w:val="auto"/>
        <w:rPr>
          <w:szCs w:val="24"/>
        </w:rPr>
      </w:pPr>
      <w:r w:rsidRPr="00B75994">
        <w:rPr>
          <w:szCs w:val="24"/>
        </w:rPr>
        <w:t xml:space="preserve">Dla ustalenia </w:t>
      </w:r>
      <w:r w:rsidR="00B46A61">
        <w:rPr>
          <w:szCs w:val="24"/>
        </w:rPr>
        <w:t>czasu trwania</w:t>
      </w:r>
      <w:r w:rsidR="00B46A61" w:rsidRPr="00B75994">
        <w:rPr>
          <w:szCs w:val="24"/>
        </w:rPr>
        <w:t xml:space="preserve"> </w:t>
      </w:r>
      <w:r w:rsidRPr="00B75994">
        <w:rPr>
          <w:szCs w:val="24"/>
        </w:rPr>
        <w:t xml:space="preserve">impulsu </w:t>
      </w:r>
      <w:proofErr w:type="spellStart"/>
      <w:r w:rsidRPr="00B75994">
        <w:rPr>
          <w:szCs w:val="24"/>
        </w:rPr>
        <w:t>Trigger</w:t>
      </w:r>
      <w:proofErr w:type="spellEnd"/>
      <w:r w:rsidRPr="00B75994">
        <w:rPr>
          <w:szCs w:val="24"/>
        </w:rPr>
        <w:t xml:space="preserve"> oraz</w:t>
      </w:r>
      <w:r w:rsidR="002B52B1" w:rsidRPr="00B75994">
        <w:rPr>
          <w:szCs w:val="24"/>
        </w:rPr>
        <w:t xml:space="preserve"> szerokości jednego taktu </w:t>
      </w:r>
      <w:r w:rsidR="008C5D2D" w:rsidRPr="00B75994">
        <w:rPr>
          <w:szCs w:val="24"/>
        </w:rPr>
        <w:t xml:space="preserve">szerokości </w:t>
      </w:r>
      <w:r w:rsidR="00106CAB" w:rsidRPr="00B75994">
        <w:rPr>
          <w:szCs w:val="24"/>
        </w:rPr>
        <w:t>impulsu</w:t>
      </w:r>
      <w:r w:rsidR="008C5D2D" w:rsidRPr="00B75994">
        <w:rPr>
          <w:szCs w:val="24"/>
        </w:rPr>
        <w:t xml:space="preserve"> w pliku </w:t>
      </w:r>
      <w:proofErr w:type="spellStart"/>
      <w:r w:rsidR="008C5D2D" w:rsidRPr="00B75994">
        <w:rPr>
          <w:szCs w:val="24"/>
        </w:rPr>
        <w:t>Measurement</w:t>
      </w:r>
      <w:proofErr w:type="spellEnd"/>
      <w:r w:rsidR="008C5D2D" w:rsidRPr="00B75994">
        <w:rPr>
          <w:szCs w:val="24"/>
        </w:rPr>
        <w:t xml:space="preserve"> </w:t>
      </w:r>
      <w:proofErr w:type="spellStart"/>
      <w:r w:rsidR="008C5D2D" w:rsidRPr="00B75994">
        <w:rPr>
          <w:szCs w:val="24"/>
        </w:rPr>
        <w:t>control</w:t>
      </w:r>
      <w:proofErr w:type="spellEnd"/>
      <w:r w:rsidR="008C5D2D" w:rsidRPr="00B75994">
        <w:rPr>
          <w:szCs w:val="24"/>
        </w:rPr>
        <w:t xml:space="preserve"> </w:t>
      </w:r>
      <w:r w:rsidR="00B46A61">
        <w:rPr>
          <w:szCs w:val="24"/>
        </w:rPr>
        <w:t>zostały</w:t>
      </w:r>
      <w:r w:rsidR="00B46A61" w:rsidRPr="00B75994">
        <w:rPr>
          <w:szCs w:val="24"/>
        </w:rPr>
        <w:t xml:space="preserve"> </w:t>
      </w:r>
      <w:r w:rsidR="00B46A61">
        <w:rPr>
          <w:szCs w:val="24"/>
        </w:rPr>
        <w:t xml:space="preserve">zdefiniowane dwie wartości stałe </w:t>
      </w:r>
      <w:proofErr w:type="spellStart"/>
      <w:r w:rsidR="00B46A61">
        <w:rPr>
          <w:szCs w:val="24"/>
        </w:rPr>
        <w:t>trig_cnt</w:t>
      </w:r>
      <w:proofErr w:type="spellEnd"/>
      <w:r w:rsidR="00B46A61">
        <w:rPr>
          <w:szCs w:val="24"/>
        </w:rPr>
        <w:t xml:space="preserve"> oraz </w:t>
      </w:r>
      <w:proofErr w:type="spellStart"/>
      <w:r w:rsidR="00B46A61">
        <w:rPr>
          <w:szCs w:val="24"/>
        </w:rPr>
        <w:t>cnt_max</w:t>
      </w:r>
      <w:proofErr w:type="spellEnd"/>
      <w:r w:rsidR="00083537" w:rsidRPr="00B75994">
        <w:rPr>
          <w:szCs w:val="24"/>
        </w:rPr>
        <w:t xml:space="preserve">. </w:t>
      </w:r>
      <w:r w:rsidR="00B46A61">
        <w:rPr>
          <w:szCs w:val="24"/>
        </w:rPr>
        <w:t xml:space="preserve">Stała </w:t>
      </w:r>
      <w:proofErr w:type="spellStart"/>
      <w:r w:rsidR="00B46A61">
        <w:rPr>
          <w:szCs w:val="24"/>
        </w:rPr>
        <w:t>trig_cnt</w:t>
      </w:r>
      <w:proofErr w:type="spellEnd"/>
      <w:r w:rsidR="00B46A61">
        <w:rPr>
          <w:szCs w:val="24"/>
        </w:rPr>
        <w:t xml:space="preserve"> jest wykorzystywana do określenia czasu trwania impulsu TRIG natomiast </w:t>
      </w:r>
      <w:proofErr w:type="spellStart"/>
      <w:r w:rsidR="00B46A61">
        <w:rPr>
          <w:szCs w:val="24"/>
        </w:rPr>
        <w:t>cnt_max</w:t>
      </w:r>
      <w:proofErr w:type="spellEnd"/>
      <w:r w:rsidR="00B46A61">
        <w:rPr>
          <w:szCs w:val="24"/>
        </w:rPr>
        <w:t xml:space="preserve"> określa czas trwania cyklu pomiarowego. W celu wygenerowania impulsu TRIG, którego czas trwania powinien wynosić 10us należy zliczyć 500 impulsów sygnału zegarowego. Całkowity czas pomiaru wynosi 25ms co wymaga odliczenia 1 250 000 impulsów sygnału zegarowego. Aby poprawnie zapisać obie wartości konieczne jest określenie niezbędnej liczby bitów. Przedstawienie większej wartości wymaga wykorzystania 21bitów co </w:t>
      </w:r>
      <w:r w:rsidR="00E356B9">
        <w:rPr>
          <w:szCs w:val="24"/>
        </w:rPr>
        <w:t>oznacza,</w:t>
      </w:r>
      <w:r w:rsidR="00B46A61">
        <w:rPr>
          <w:szCs w:val="24"/>
        </w:rPr>
        <w:t xml:space="preserve"> że zarówno </w:t>
      </w:r>
      <w:r w:rsidR="00F213F2">
        <w:rPr>
          <w:szCs w:val="24"/>
        </w:rPr>
        <w:t>licznik</w:t>
      </w:r>
      <w:r w:rsidR="00B46A61">
        <w:rPr>
          <w:szCs w:val="24"/>
        </w:rPr>
        <w:t xml:space="preserve"> jak i wartości określające wskazane </w:t>
      </w:r>
      <w:proofErr w:type="gramStart"/>
      <w:r w:rsidR="00B46A61">
        <w:rPr>
          <w:szCs w:val="24"/>
        </w:rPr>
        <w:t>momenty czasu</w:t>
      </w:r>
      <w:proofErr w:type="gramEnd"/>
      <w:r w:rsidR="00B46A61">
        <w:rPr>
          <w:szCs w:val="24"/>
        </w:rPr>
        <w:t xml:space="preserve"> zostaną przedstawione za </w:t>
      </w:r>
      <w:r w:rsidR="00F213F2">
        <w:rPr>
          <w:szCs w:val="24"/>
        </w:rPr>
        <w:t>pomocą</w:t>
      </w:r>
      <w:r w:rsidR="00B46A61">
        <w:rPr>
          <w:szCs w:val="24"/>
        </w:rPr>
        <w:t xml:space="preserve"> liczb 21 bitowych. W przypadku </w:t>
      </w:r>
      <w:r w:rsidR="00F213F2">
        <w:rPr>
          <w:szCs w:val="24"/>
        </w:rPr>
        <w:t>języka</w:t>
      </w:r>
      <w:r w:rsidR="00B46A61">
        <w:rPr>
          <w:szCs w:val="24"/>
        </w:rPr>
        <w:t xml:space="preserve"> VHDL liczby zostają </w:t>
      </w:r>
      <w:r w:rsidR="00F213F2">
        <w:rPr>
          <w:szCs w:val="24"/>
        </w:rPr>
        <w:t>przedstawione</w:t>
      </w:r>
      <w:r w:rsidR="00B46A61">
        <w:rPr>
          <w:szCs w:val="24"/>
        </w:rPr>
        <w:t xml:space="preserve"> za pomocą wektora typu STD_LOGIC_VECTOR ograniczonego w zakresie </w:t>
      </w:r>
      <w:r w:rsidR="00A955AF">
        <w:rPr>
          <w:szCs w:val="24"/>
        </w:rPr>
        <w:t>20 do 0.</w:t>
      </w:r>
    </w:p>
    <w:p w14:paraId="66204FF1" w14:textId="63F50F8E" w:rsidR="00ED2918" w:rsidRPr="00B75994" w:rsidRDefault="001670C4" w:rsidP="00B75994">
      <w:pPr>
        <w:overflowPunct/>
        <w:autoSpaceDE/>
        <w:autoSpaceDN/>
        <w:adjustRightInd/>
        <w:spacing w:line="360" w:lineRule="auto"/>
        <w:contextualSpacing/>
        <w:jc w:val="both"/>
        <w:textAlignment w:val="auto"/>
        <w:rPr>
          <w:szCs w:val="24"/>
        </w:rPr>
      </w:pPr>
      <w:r w:rsidRPr="00B75994">
        <w:rPr>
          <w:szCs w:val="24"/>
        </w:rPr>
        <w:t xml:space="preserve"> </w:t>
      </w:r>
      <w:r w:rsidR="00990AE1" w:rsidRPr="00B75994">
        <w:rPr>
          <w:szCs w:val="24"/>
        </w:rPr>
        <w:t>:</w:t>
      </w:r>
    </w:p>
    <w:p w14:paraId="08C7AFE0" w14:textId="77777777" w:rsidR="00A952C6" w:rsidRPr="00B75994" w:rsidRDefault="00A952C6" w:rsidP="00B75994">
      <w:pPr>
        <w:overflowPunct/>
        <w:autoSpaceDE/>
        <w:autoSpaceDN/>
        <w:adjustRightInd/>
        <w:spacing w:line="360" w:lineRule="auto"/>
        <w:contextualSpacing/>
        <w:jc w:val="both"/>
        <w:textAlignment w:val="auto"/>
        <w:rPr>
          <w:szCs w:val="24"/>
        </w:rPr>
      </w:pPr>
    </w:p>
    <w:tbl>
      <w:tblPr>
        <w:tblW w:w="9073" w:type="dxa"/>
        <w:tblCellSpacing w:w="15" w:type="dxa"/>
        <w:tblInd w:w="-142"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499"/>
        <w:gridCol w:w="8574"/>
      </w:tblGrid>
      <w:tr w:rsidR="00A952C6" w:rsidRPr="00A35B0B" w14:paraId="11CC0982" w14:textId="77777777" w:rsidTr="00777A90">
        <w:trPr>
          <w:tblCellSpacing w:w="15" w:type="dxa"/>
        </w:trPr>
        <w:tc>
          <w:tcPr>
            <w:tcW w:w="454" w:type="dxa"/>
            <w:vAlign w:val="center"/>
            <w:hideMark/>
          </w:tcPr>
          <w:p w14:paraId="619082E4" w14:textId="2A3E655B" w:rsidR="00A952C6" w:rsidRPr="00B75994" w:rsidRDefault="00A952C6" w:rsidP="00033BBC">
            <w:pPr>
              <w:pStyle w:val="HTML-wstpniesformatowany"/>
              <w:jc w:val="both"/>
              <w:rPr>
                <w:rFonts w:ascii="Times New Roman" w:hAnsi="Times New Roman"/>
                <w:color w:val="333333"/>
                <w:sz w:val="24"/>
                <w:szCs w:val="24"/>
              </w:rPr>
            </w:pPr>
            <w:r w:rsidRPr="00B75994">
              <w:rPr>
                <w:rFonts w:ascii="Times New Roman" w:hAnsi="Times New Roman"/>
                <w:color w:val="333333"/>
                <w:sz w:val="24"/>
                <w:szCs w:val="24"/>
              </w:rPr>
              <w:lastRenderedPageBreak/>
              <w:t>51</w:t>
            </w:r>
          </w:p>
          <w:p w14:paraId="231F4EA6" w14:textId="36C30A62" w:rsidR="00A952C6" w:rsidRPr="00B75994" w:rsidRDefault="00A952C6" w:rsidP="00033BBC">
            <w:pPr>
              <w:overflowPunct/>
              <w:autoSpaceDE/>
              <w:autoSpaceDN/>
              <w:adjustRightInd/>
              <w:contextualSpacing/>
              <w:jc w:val="both"/>
              <w:textAlignment w:val="auto"/>
              <w:rPr>
                <w:szCs w:val="24"/>
              </w:rPr>
            </w:pPr>
            <w:r w:rsidRPr="00B75994">
              <w:rPr>
                <w:color w:val="333333"/>
                <w:szCs w:val="24"/>
              </w:rPr>
              <w:t>52</w:t>
            </w:r>
          </w:p>
        </w:tc>
        <w:tc>
          <w:tcPr>
            <w:tcW w:w="8529" w:type="dxa"/>
            <w:vAlign w:val="center"/>
            <w:hideMark/>
          </w:tcPr>
          <w:p w14:paraId="3EE6D06C" w14:textId="4CFC259D" w:rsidR="00A952C6" w:rsidRPr="00B75994" w:rsidRDefault="00A952C6" w:rsidP="00033BBC">
            <w:pPr>
              <w:pStyle w:val="HTML-wstpniesformatowany"/>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signal</w:t>
            </w:r>
            <w:r w:rsidRPr="00B75994">
              <w:rPr>
                <w:rFonts w:ascii="Times New Roman" w:hAnsi="Times New Roman"/>
                <w:color w:val="333333"/>
                <w:sz w:val="24"/>
                <w:szCs w:val="24"/>
                <w:lang w:val="en-US"/>
              </w:rPr>
              <w:t xml:space="preserve"> </w:t>
            </w:r>
            <w:proofErr w:type="spellStart"/>
            <w:r w:rsidRPr="00B75994">
              <w:rPr>
                <w:rFonts w:ascii="Times New Roman" w:hAnsi="Times New Roman"/>
                <w:color w:val="333333"/>
                <w:sz w:val="24"/>
                <w:szCs w:val="24"/>
                <w:lang w:val="en-US"/>
              </w:rPr>
              <w:t>trig_</w:t>
            </w:r>
            <w:r w:rsidR="00E356B9" w:rsidRPr="00B75994">
              <w:rPr>
                <w:rFonts w:ascii="Times New Roman" w:hAnsi="Times New Roman"/>
                <w:color w:val="333333"/>
                <w:sz w:val="24"/>
                <w:szCs w:val="24"/>
                <w:lang w:val="en-US"/>
              </w:rPr>
              <w:t>cnt</w:t>
            </w:r>
            <w:proofErr w:type="spellEnd"/>
            <w:r w:rsidR="00E356B9" w:rsidRPr="00B75994">
              <w:rPr>
                <w:rFonts w:ascii="Times New Roman" w:hAnsi="Times New Roman"/>
                <w:color w:val="333333"/>
                <w:sz w:val="24"/>
                <w:szCs w:val="24"/>
                <w:lang w:val="en-US"/>
              </w:rPr>
              <w:t>:</w:t>
            </w:r>
            <w:r w:rsidRPr="00B75994">
              <w:rPr>
                <w:rFonts w:ascii="Times New Roman" w:hAnsi="Times New Roman"/>
                <w:color w:val="333333"/>
                <w:sz w:val="24"/>
                <w:szCs w:val="24"/>
                <w:lang w:val="en-US"/>
              </w:rPr>
              <w:t xml:space="preserve"> </w:t>
            </w:r>
            <w:proofErr w:type="spellStart"/>
            <w:r w:rsidRPr="00B75994">
              <w:rPr>
                <w:rFonts w:ascii="Times New Roman" w:hAnsi="Times New Roman"/>
                <w:color w:val="2B91AF"/>
                <w:sz w:val="24"/>
                <w:szCs w:val="24"/>
                <w:lang w:val="en-US"/>
              </w:rPr>
              <w:t>std_logic_</w:t>
            </w:r>
            <w:proofErr w:type="gramStart"/>
            <w:r w:rsidRPr="00B75994">
              <w:rPr>
                <w:rFonts w:ascii="Times New Roman" w:hAnsi="Times New Roman"/>
                <w:color w:val="2B91AF"/>
                <w:sz w:val="24"/>
                <w:szCs w:val="24"/>
                <w:lang w:val="en-US"/>
              </w:rPr>
              <w:t>vector</w:t>
            </w:r>
            <w:proofErr w:type="spellEnd"/>
            <w:r w:rsidRPr="00B75994">
              <w:rPr>
                <w:rFonts w:ascii="Times New Roman" w:hAnsi="Times New Roman"/>
                <w:color w:val="333333"/>
                <w:sz w:val="24"/>
                <w:szCs w:val="24"/>
                <w:lang w:val="en-US"/>
              </w:rPr>
              <w:t>(</w:t>
            </w:r>
            <w:proofErr w:type="gramEnd"/>
            <w:r w:rsidRPr="00B75994">
              <w:rPr>
                <w:rFonts w:ascii="Times New Roman" w:hAnsi="Times New Roman"/>
                <w:color w:val="333333"/>
                <w:sz w:val="24"/>
                <w:szCs w:val="24"/>
                <w:lang w:val="en-US"/>
              </w:rPr>
              <w:t xml:space="preserve">20 </w:t>
            </w:r>
            <w:proofErr w:type="spellStart"/>
            <w:r w:rsidRPr="00B75994">
              <w:rPr>
                <w:rFonts w:ascii="Times New Roman" w:hAnsi="Times New Roman"/>
                <w:color w:val="0000FF"/>
                <w:sz w:val="24"/>
                <w:szCs w:val="24"/>
                <w:lang w:val="en-US"/>
              </w:rPr>
              <w:t>downto</w:t>
            </w:r>
            <w:proofErr w:type="spellEnd"/>
            <w:r w:rsidRPr="00B75994">
              <w:rPr>
                <w:rFonts w:ascii="Times New Roman" w:hAnsi="Times New Roman"/>
                <w:color w:val="333333"/>
                <w:sz w:val="24"/>
                <w:szCs w:val="24"/>
                <w:lang w:val="en-US"/>
              </w:rPr>
              <w:t xml:space="preserve"> 0) := </w:t>
            </w:r>
            <w:r w:rsidRPr="00B75994">
              <w:rPr>
                <w:rFonts w:ascii="Times New Roman" w:hAnsi="Times New Roman"/>
                <w:color w:val="A31515"/>
                <w:sz w:val="24"/>
                <w:szCs w:val="24"/>
                <w:lang w:val="en-US"/>
              </w:rPr>
              <w:t>"000000000000111110100"</w:t>
            </w:r>
            <w:r w:rsidRPr="00B75994">
              <w:rPr>
                <w:rFonts w:ascii="Times New Roman" w:hAnsi="Times New Roman"/>
                <w:color w:val="333333"/>
                <w:sz w:val="24"/>
                <w:szCs w:val="24"/>
                <w:lang w:val="en-US"/>
              </w:rPr>
              <w:t>;</w:t>
            </w:r>
          </w:p>
          <w:p w14:paraId="6CD711A0" w14:textId="152B2ACE" w:rsidR="00A952C6" w:rsidRPr="00033BBC" w:rsidRDefault="00A952C6" w:rsidP="00033BBC">
            <w:pPr>
              <w:pStyle w:val="HTML-wstpniesformatowany"/>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signal</w:t>
            </w:r>
            <w:r w:rsidRPr="00B75994">
              <w:rPr>
                <w:rFonts w:ascii="Times New Roman" w:hAnsi="Times New Roman"/>
                <w:color w:val="333333"/>
                <w:sz w:val="24"/>
                <w:szCs w:val="24"/>
                <w:lang w:val="en-US"/>
              </w:rPr>
              <w:t xml:space="preserve"> </w:t>
            </w:r>
            <w:proofErr w:type="spellStart"/>
            <w:r w:rsidRPr="00B75994">
              <w:rPr>
                <w:rFonts w:ascii="Times New Roman" w:hAnsi="Times New Roman"/>
                <w:color w:val="333333"/>
                <w:sz w:val="24"/>
                <w:szCs w:val="24"/>
                <w:lang w:val="en-US"/>
              </w:rPr>
              <w:t>cnt_</w:t>
            </w:r>
            <w:r w:rsidR="00E356B9" w:rsidRPr="00B75994">
              <w:rPr>
                <w:rFonts w:ascii="Times New Roman" w:hAnsi="Times New Roman"/>
                <w:color w:val="333333"/>
                <w:sz w:val="24"/>
                <w:szCs w:val="24"/>
                <w:lang w:val="en-US"/>
              </w:rPr>
              <w:t>max</w:t>
            </w:r>
            <w:proofErr w:type="spellEnd"/>
            <w:r w:rsidR="00E356B9" w:rsidRPr="00B75994">
              <w:rPr>
                <w:rFonts w:ascii="Times New Roman" w:hAnsi="Times New Roman"/>
                <w:color w:val="333333"/>
                <w:sz w:val="24"/>
                <w:szCs w:val="24"/>
                <w:lang w:val="en-US"/>
              </w:rPr>
              <w:t>:</w:t>
            </w:r>
            <w:r w:rsidRPr="00B75994">
              <w:rPr>
                <w:rFonts w:ascii="Times New Roman" w:hAnsi="Times New Roman"/>
                <w:color w:val="333333"/>
                <w:sz w:val="24"/>
                <w:szCs w:val="24"/>
                <w:lang w:val="en-US"/>
              </w:rPr>
              <w:t xml:space="preserve"> </w:t>
            </w:r>
            <w:proofErr w:type="spellStart"/>
            <w:r w:rsidRPr="00B75994">
              <w:rPr>
                <w:rFonts w:ascii="Times New Roman" w:hAnsi="Times New Roman"/>
                <w:color w:val="2B91AF"/>
                <w:sz w:val="24"/>
                <w:szCs w:val="24"/>
                <w:lang w:val="en-US"/>
              </w:rPr>
              <w:t>std_logic_</w:t>
            </w:r>
            <w:proofErr w:type="gramStart"/>
            <w:r w:rsidRPr="00B75994">
              <w:rPr>
                <w:rFonts w:ascii="Times New Roman" w:hAnsi="Times New Roman"/>
                <w:color w:val="2B91AF"/>
                <w:sz w:val="24"/>
                <w:szCs w:val="24"/>
                <w:lang w:val="en-US"/>
              </w:rPr>
              <w:t>vector</w:t>
            </w:r>
            <w:proofErr w:type="spellEnd"/>
            <w:r w:rsidRPr="00B75994">
              <w:rPr>
                <w:rFonts w:ascii="Times New Roman" w:hAnsi="Times New Roman"/>
                <w:color w:val="333333"/>
                <w:sz w:val="24"/>
                <w:szCs w:val="24"/>
                <w:lang w:val="en-US"/>
              </w:rPr>
              <w:t>(</w:t>
            </w:r>
            <w:proofErr w:type="gramEnd"/>
            <w:r w:rsidRPr="00B75994">
              <w:rPr>
                <w:rFonts w:ascii="Times New Roman" w:hAnsi="Times New Roman"/>
                <w:color w:val="333333"/>
                <w:sz w:val="24"/>
                <w:szCs w:val="24"/>
                <w:lang w:val="en-US"/>
              </w:rPr>
              <w:t xml:space="preserve">20 </w:t>
            </w:r>
            <w:proofErr w:type="spellStart"/>
            <w:r w:rsidRPr="00B75994">
              <w:rPr>
                <w:rFonts w:ascii="Times New Roman" w:hAnsi="Times New Roman"/>
                <w:color w:val="0000FF"/>
                <w:sz w:val="24"/>
                <w:szCs w:val="24"/>
                <w:lang w:val="en-US"/>
              </w:rPr>
              <w:t>downto</w:t>
            </w:r>
            <w:proofErr w:type="spellEnd"/>
            <w:r w:rsidRPr="00B75994">
              <w:rPr>
                <w:rFonts w:ascii="Times New Roman" w:hAnsi="Times New Roman"/>
                <w:color w:val="333333"/>
                <w:sz w:val="24"/>
                <w:szCs w:val="24"/>
                <w:lang w:val="en-US"/>
              </w:rPr>
              <w:t xml:space="preserve"> 0) := </w:t>
            </w:r>
            <w:r w:rsidRPr="00B75994">
              <w:rPr>
                <w:rFonts w:ascii="Times New Roman" w:hAnsi="Times New Roman"/>
                <w:color w:val="A31515"/>
                <w:sz w:val="24"/>
                <w:szCs w:val="24"/>
                <w:lang w:val="en-US"/>
              </w:rPr>
              <w:t>"100110001001011010000"</w:t>
            </w:r>
            <w:r w:rsidRPr="00B75994">
              <w:rPr>
                <w:rFonts w:ascii="Times New Roman" w:hAnsi="Times New Roman"/>
                <w:color w:val="333333"/>
                <w:sz w:val="24"/>
                <w:szCs w:val="24"/>
                <w:lang w:val="en-US"/>
              </w:rPr>
              <w:t>;</w:t>
            </w:r>
          </w:p>
        </w:tc>
      </w:tr>
    </w:tbl>
    <w:p w14:paraId="422E7912" w14:textId="6E8C6F0F" w:rsidR="00990AE1" w:rsidRDefault="00777A90" w:rsidP="00777A90">
      <w:pPr>
        <w:pStyle w:val="Legenda"/>
        <w:rPr>
          <w:color w:val="333333"/>
          <w:szCs w:val="24"/>
        </w:rPr>
      </w:pPr>
      <w:bookmarkStart w:id="41" w:name="_Toc187660624"/>
      <w:r>
        <w:t xml:space="preserve">Kod  </w:t>
      </w:r>
      <w:r w:rsidR="00802063">
        <w:fldChar w:fldCharType="begin"/>
      </w:r>
      <w:r w:rsidR="00802063">
        <w:instrText xml:space="preserve"> STYLEREF 1 \s </w:instrText>
      </w:r>
      <w:r w:rsidR="00802063">
        <w:fldChar w:fldCharType="separate"/>
      </w:r>
      <w:r w:rsidR="00802063">
        <w:rPr>
          <w:noProof/>
        </w:rPr>
        <w:t>4</w:t>
      </w:r>
      <w:r w:rsidR="00802063">
        <w:rPr>
          <w:noProof/>
        </w:rPr>
        <w:fldChar w:fldCharType="end"/>
      </w:r>
      <w:r w:rsidR="00802063">
        <w:t>.</w:t>
      </w:r>
      <w:r w:rsidR="00802063">
        <w:fldChar w:fldCharType="begin"/>
      </w:r>
      <w:r w:rsidR="00802063">
        <w:instrText xml:space="preserve"> SEQ Kod_ \* ARABIC \s 1 </w:instrText>
      </w:r>
      <w:r w:rsidR="00802063">
        <w:fldChar w:fldCharType="separate"/>
      </w:r>
      <w:r w:rsidR="00802063">
        <w:rPr>
          <w:noProof/>
        </w:rPr>
        <w:t>1</w:t>
      </w:r>
      <w:r w:rsidR="00802063">
        <w:rPr>
          <w:noProof/>
        </w:rPr>
        <w:fldChar w:fldCharType="end"/>
      </w:r>
      <w:r>
        <w:t xml:space="preserve"> </w:t>
      </w:r>
      <w:r w:rsidRPr="00777A90">
        <w:rPr>
          <w:color w:val="333333"/>
          <w:szCs w:val="24"/>
        </w:rPr>
        <w:t xml:space="preserve">Sygnały określające długość </w:t>
      </w:r>
      <w:r>
        <w:rPr>
          <w:color w:val="333333"/>
          <w:szCs w:val="24"/>
        </w:rPr>
        <w:t>impuls</w:t>
      </w:r>
      <w:bookmarkEnd w:id="41"/>
      <w:r w:rsidR="00C85362">
        <w:rPr>
          <w:color w:val="333333"/>
          <w:szCs w:val="24"/>
        </w:rPr>
        <w:t>u</w:t>
      </w:r>
    </w:p>
    <w:p w14:paraId="25BD9002" w14:textId="77777777" w:rsidR="00777A90" w:rsidRPr="00777A90" w:rsidRDefault="00777A90" w:rsidP="00777A90"/>
    <w:p w14:paraId="02FF7A1D" w14:textId="6E0B73B0" w:rsidR="00152E85" w:rsidRPr="00B75994" w:rsidRDefault="00152E85" w:rsidP="00B75994">
      <w:pPr>
        <w:overflowPunct/>
        <w:autoSpaceDE/>
        <w:autoSpaceDN/>
        <w:adjustRightInd/>
        <w:spacing w:line="360" w:lineRule="auto"/>
        <w:contextualSpacing/>
        <w:jc w:val="both"/>
        <w:textAlignment w:val="auto"/>
        <w:rPr>
          <w:szCs w:val="24"/>
        </w:rPr>
      </w:pPr>
      <w:r w:rsidRPr="00B75994">
        <w:rPr>
          <w:szCs w:val="24"/>
        </w:rPr>
        <w:tab/>
        <w:t xml:space="preserve">Poniższy </w:t>
      </w:r>
      <w:r w:rsidR="00A955AF">
        <w:rPr>
          <w:szCs w:val="24"/>
        </w:rPr>
        <w:t>fragment</w:t>
      </w:r>
      <w:r w:rsidR="00A955AF" w:rsidRPr="00B75994">
        <w:rPr>
          <w:szCs w:val="24"/>
        </w:rPr>
        <w:t xml:space="preserve"> </w:t>
      </w:r>
      <w:r w:rsidR="00A955AF">
        <w:rPr>
          <w:szCs w:val="24"/>
        </w:rPr>
        <w:t xml:space="preserve">przedstawia opis układu licznika, którego zakres zliczania jest określony przez stałą </w:t>
      </w:r>
      <w:proofErr w:type="spellStart"/>
      <w:r w:rsidR="00A955AF">
        <w:rPr>
          <w:szCs w:val="24"/>
        </w:rPr>
        <w:t>cnt_max</w:t>
      </w:r>
      <w:proofErr w:type="spellEnd"/>
      <w:r w:rsidR="00A955AF">
        <w:rPr>
          <w:szCs w:val="24"/>
        </w:rPr>
        <w:t xml:space="preserve">. Opis licznika jest opisany jako proces wyzwalany </w:t>
      </w:r>
      <w:r w:rsidR="00F213F2">
        <w:rPr>
          <w:szCs w:val="24"/>
        </w:rPr>
        <w:t>zdarzeniem</w:t>
      </w:r>
      <w:r w:rsidR="00A955AF">
        <w:rPr>
          <w:szCs w:val="24"/>
        </w:rPr>
        <w:t xml:space="preserve"> występującym na sygnale </w:t>
      </w:r>
      <w:proofErr w:type="spellStart"/>
      <w:r w:rsidR="00A955AF">
        <w:rPr>
          <w:szCs w:val="24"/>
        </w:rPr>
        <w:t>clk</w:t>
      </w:r>
      <w:proofErr w:type="spellEnd"/>
      <w:r w:rsidR="00A955AF">
        <w:rPr>
          <w:szCs w:val="24"/>
        </w:rPr>
        <w:t xml:space="preserve">. Oznacza </w:t>
      </w:r>
      <w:r w:rsidR="00E356B9">
        <w:rPr>
          <w:szCs w:val="24"/>
        </w:rPr>
        <w:t>to,</w:t>
      </w:r>
      <w:r w:rsidR="00A955AF">
        <w:rPr>
          <w:szCs w:val="24"/>
        </w:rPr>
        <w:t xml:space="preserve"> że każdorazowa zmiana stanu sygnału </w:t>
      </w:r>
      <w:proofErr w:type="spellStart"/>
      <w:r w:rsidR="00A955AF">
        <w:rPr>
          <w:szCs w:val="24"/>
        </w:rPr>
        <w:t>clk</w:t>
      </w:r>
      <w:proofErr w:type="spellEnd"/>
      <w:r w:rsidR="00A955AF">
        <w:rPr>
          <w:szCs w:val="24"/>
        </w:rPr>
        <w:t xml:space="preserve"> spowoduje wyzwolenie procesu i jego przeliczenie. Wewnątrz procesu umieszczono wyrażenie warunkowe, którego warunkiem jest wykrycie wystąpienia narastającego zbocza na sygnale </w:t>
      </w:r>
      <w:proofErr w:type="spellStart"/>
      <w:r w:rsidR="00A955AF">
        <w:rPr>
          <w:szCs w:val="24"/>
        </w:rPr>
        <w:t>clk</w:t>
      </w:r>
      <w:proofErr w:type="spellEnd"/>
      <w:r w:rsidR="00A955AF">
        <w:rPr>
          <w:szCs w:val="24"/>
        </w:rPr>
        <w:t xml:space="preserve">. Oznacza to, że procedura zliczania będzie odbywała się podczas wystąpienia narastającego zbocz sygnału </w:t>
      </w:r>
      <w:proofErr w:type="spellStart"/>
      <w:r w:rsidR="00A955AF">
        <w:rPr>
          <w:szCs w:val="24"/>
        </w:rPr>
        <w:t>clk</w:t>
      </w:r>
      <w:proofErr w:type="spellEnd"/>
      <w:r w:rsidR="00A955AF">
        <w:rPr>
          <w:szCs w:val="24"/>
        </w:rPr>
        <w:t xml:space="preserve">. </w:t>
      </w:r>
      <w:r w:rsidR="00F213F2">
        <w:rPr>
          <w:szCs w:val="24"/>
        </w:rPr>
        <w:t>Wewnątrz</w:t>
      </w:r>
      <w:r w:rsidR="00A955AF">
        <w:rPr>
          <w:szCs w:val="24"/>
        </w:rPr>
        <w:t xml:space="preserve"> warunku zliczania zapisano sposób zliczania. Kolejna instrukcja warunkowa porównuje zawartoś</w:t>
      </w:r>
      <w:r w:rsidR="00DD5E08">
        <w:rPr>
          <w:szCs w:val="24"/>
        </w:rPr>
        <w:t>ć</w:t>
      </w:r>
      <w:r w:rsidR="00A955AF">
        <w:rPr>
          <w:szCs w:val="24"/>
        </w:rPr>
        <w:t xml:space="preserve"> licznik</w:t>
      </w:r>
      <w:r w:rsidR="00DD5E08">
        <w:rPr>
          <w:szCs w:val="24"/>
        </w:rPr>
        <w:t>a</w:t>
      </w:r>
      <w:r w:rsidR="00A955AF">
        <w:rPr>
          <w:szCs w:val="24"/>
        </w:rPr>
        <w:t xml:space="preserve"> ze stała </w:t>
      </w:r>
      <w:proofErr w:type="spellStart"/>
      <w:r w:rsidR="00A955AF">
        <w:rPr>
          <w:szCs w:val="24"/>
        </w:rPr>
        <w:t>cnt_max</w:t>
      </w:r>
      <w:proofErr w:type="spellEnd"/>
      <w:r w:rsidR="00A955AF">
        <w:rPr>
          <w:szCs w:val="24"/>
        </w:rPr>
        <w:t xml:space="preserve">. </w:t>
      </w:r>
      <w:r w:rsidR="00DD5E08">
        <w:rPr>
          <w:szCs w:val="24"/>
        </w:rPr>
        <w:t xml:space="preserve">W </w:t>
      </w:r>
      <w:r w:rsidR="00E356B9">
        <w:rPr>
          <w:szCs w:val="24"/>
        </w:rPr>
        <w:t>momencie,</w:t>
      </w:r>
      <w:r w:rsidR="00DD5E08">
        <w:rPr>
          <w:szCs w:val="24"/>
        </w:rPr>
        <w:t xml:space="preserve"> gdy licznik osiągnie wartość </w:t>
      </w:r>
      <w:proofErr w:type="spellStart"/>
      <w:r w:rsidR="00DD5E08">
        <w:rPr>
          <w:szCs w:val="24"/>
        </w:rPr>
        <w:t>cnt_max</w:t>
      </w:r>
      <w:proofErr w:type="spellEnd"/>
      <w:r w:rsidR="00DD5E08">
        <w:rPr>
          <w:szCs w:val="24"/>
        </w:rPr>
        <w:t xml:space="preserve"> oraz wystąpi aktywne zbocze sygnału zegarowego do rejestru licznika zostanie wprowadzona wartość 0.</w:t>
      </w:r>
    </w:p>
    <w:p w14:paraId="7BFCA1DA" w14:textId="08107530" w:rsidR="00E07BAA" w:rsidRPr="00B75994" w:rsidRDefault="00AA20E7" w:rsidP="00B75994">
      <w:pPr>
        <w:overflowPunct/>
        <w:autoSpaceDE/>
        <w:autoSpaceDN/>
        <w:adjustRightInd/>
        <w:spacing w:line="360" w:lineRule="auto"/>
        <w:contextualSpacing/>
        <w:jc w:val="both"/>
        <w:textAlignment w:val="auto"/>
        <w:rPr>
          <w:szCs w:val="24"/>
        </w:rPr>
      </w:pPr>
      <w:r w:rsidRPr="00B75994">
        <w:rPr>
          <w:szCs w:val="24"/>
        </w:rPr>
        <w:t xml:space="preserve"> </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6121"/>
        <w:gridCol w:w="91"/>
      </w:tblGrid>
      <w:tr w:rsidR="00322CF1" w:rsidRPr="00B75994" w14:paraId="38591554" w14:textId="77777777" w:rsidTr="00202D5A">
        <w:trPr>
          <w:tblCellSpacing w:w="15" w:type="dxa"/>
        </w:trPr>
        <w:tc>
          <w:tcPr>
            <w:tcW w:w="0" w:type="auto"/>
            <w:hideMark/>
          </w:tcPr>
          <w:tbl>
            <w:tblPr>
              <w:tblW w:w="6036" w:type="dxa"/>
              <w:tblCellSpacing w:w="15" w:type="dxa"/>
              <w:tblCellMar>
                <w:top w:w="15" w:type="dxa"/>
                <w:left w:w="15" w:type="dxa"/>
                <w:bottom w:w="15" w:type="dxa"/>
                <w:right w:w="15" w:type="dxa"/>
              </w:tblCellMar>
              <w:tblLook w:val="04A0" w:firstRow="1" w:lastRow="0" w:firstColumn="1" w:lastColumn="0" w:noHBand="0" w:noVBand="1"/>
            </w:tblPr>
            <w:tblGrid>
              <w:gridCol w:w="499"/>
              <w:gridCol w:w="5537"/>
            </w:tblGrid>
            <w:tr w:rsidR="00322CF1" w:rsidRPr="00B75994" w14:paraId="5B3E2391" w14:textId="77777777" w:rsidTr="00777A90">
              <w:trPr>
                <w:tblCellSpacing w:w="15" w:type="dxa"/>
              </w:trPr>
              <w:tc>
                <w:tcPr>
                  <w:tcW w:w="0" w:type="auto"/>
                  <w:vAlign w:val="center"/>
                  <w:hideMark/>
                </w:tcPr>
                <w:p w14:paraId="4FF7A338" w14:textId="01BEE18F" w:rsidR="00322CF1" w:rsidRPr="00B75994" w:rsidRDefault="00322CF1" w:rsidP="00126423">
                  <w:pPr>
                    <w:pStyle w:val="HTML-wstpniesformatowany"/>
                    <w:jc w:val="both"/>
                    <w:rPr>
                      <w:rFonts w:ascii="Times New Roman" w:hAnsi="Times New Roman"/>
                      <w:color w:val="333333"/>
                      <w:sz w:val="24"/>
                      <w:szCs w:val="24"/>
                    </w:rPr>
                  </w:pPr>
                  <w:r w:rsidRPr="00B75994">
                    <w:rPr>
                      <w:rFonts w:ascii="Times New Roman" w:hAnsi="Times New Roman"/>
                      <w:color w:val="333333"/>
                      <w:sz w:val="24"/>
                      <w:szCs w:val="24"/>
                    </w:rPr>
                    <w:t>90</w:t>
                  </w:r>
                </w:p>
                <w:p w14:paraId="3A8C757D" w14:textId="77777777" w:rsidR="002A3E73" w:rsidRPr="00B75994" w:rsidRDefault="00322CF1" w:rsidP="00126423">
                  <w:pPr>
                    <w:pStyle w:val="HTML-wstpniesformatowany"/>
                    <w:jc w:val="both"/>
                    <w:rPr>
                      <w:rFonts w:ascii="Times New Roman" w:hAnsi="Times New Roman"/>
                      <w:color w:val="333333"/>
                      <w:sz w:val="24"/>
                      <w:szCs w:val="24"/>
                    </w:rPr>
                  </w:pPr>
                  <w:r w:rsidRPr="00B75994">
                    <w:rPr>
                      <w:rFonts w:ascii="Times New Roman" w:hAnsi="Times New Roman"/>
                      <w:color w:val="333333"/>
                      <w:sz w:val="24"/>
                      <w:szCs w:val="24"/>
                    </w:rPr>
                    <w:t>91</w:t>
                  </w:r>
                </w:p>
                <w:p w14:paraId="4FE280AD" w14:textId="77777777" w:rsidR="00322CF1" w:rsidRPr="00B75994" w:rsidRDefault="00322CF1" w:rsidP="00126423">
                  <w:pPr>
                    <w:pStyle w:val="HTML-wstpniesformatowany"/>
                    <w:jc w:val="both"/>
                    <w:rPr>
                      <w:rFonts w:ascii="Times New Roman" w:hAnsi="Times New Roman"/>
                      <w:color w:val="333333"/>
                      <w:sz w:val="24"/>
                      <w:szCs w:val="24"/>
                    </w:rPr>
                  </w:pPr>
                  <w:r w:rsidRPr="00B75994">
                    <w:rPr>
                      <w:rFonts w:ascii="Times New Roman" w:hAnsi="Times New Roman"/>
                      <w:color w:val="333333"/>
                      <w:sz w:val="24"/>
                      <w:szCs w:val="24"/>
                    </w:rPr>
                    <w:t>92</w:t>
                  </w:r>
                </w:p>
                <w:p w14:paraId="37E740A7" w14:textId="77777777" w:rsidR="00322CF1" w:rsidRPr="00B75994" w:rsidRDefault="00322CF1" w:rsidP="00126423">
                  <w:pPr>
                    <w:pStyle w:val="HTML-wstpniesformatowany"/>
                    <w:jc w:val="both"/>
                    <w:rPr>
                      <w:rFonts w:ascii="Times New Roman" w:hAnsi="Times New Roman"/>
                      <w:color w:val="333333"/>
                      <w:sz w:val="24"/>
                      <w:szCs w:val="24"/>
                    </w:rPr>
                  </w:pPr>
                  <w:r w:rsidRPr="00B75994">
                    <w:rPr>
                      <w:rFonts w:ascii="Times New Roman" w:hAnsi="Times New Roman"/>
                      <w:color w:val="333333"/>
                      <w:sz w:val="24"/>
                      <w:szCs w:val="24"/>
                    </w:rPr>
                    <w:t>93</w:t>
                  </w:r>
                </w:p>
                <w:p w14:paraId="604EB8AF" w14:textId="77777777" w:rsidR="00322CF1" w:rsidRPr="00B75994" w:rsidRDefault="00322CF1" w:rsidP="00126423">
                  <w:pPr>
                    <w:pStyle w:val="HTML-wstpniesformatowany"/>
                    <w:jc w:val="both"/>
                    <w:rPr>
                      <w:rFonts w:ascii="Times New Roman" w:hAnsi="Times New Roman"/>
                      <w:color w:val="333333"/>
                      <w:sz w:val="24"/>
                      <w:szCs w:val="24"/>
                    </w:rPr>
                  </w:pPr>
                  <w:r w:rsidRPr="00B75994">
                    <w:rPr>
                      <w:rFonts w:ascii="Times New Roman" w:hAnsi="Times New Roman"/>
                      <w:color w:val="333333"/>
                      <w:sz w:val="24"/>
                      <w:szCs w:val="24"/>
                    </w:rPr>
                    <w:t>94</w:t>
                  </w:r>
                </w:p>
                <w:p w14:paraId="7F85C9F0" w14:textId="77777777" w:rsidR="00322CF1" w:rsidRPr="00B75994" w:rsidRDefault="00322CF1" w:rsidP="00126423">
                  <w:pPr>
                    <w:pStyle w:val="HTML-wstpniesformatowany"/>
                    <w:jc w:val="both"/>
                    <w:rPr>
                      <w:rFonts w:ascii="Times New Roman" w:hAnsi="Times New Roman"/>
                      <w:color w:val="333333"/>
                      <w:sz w:val="24"/>
                      <w:szCs w:val="24"/>
                    </w:rPr>
                  </w:pPr>
                  <w:r w:rsidRPr="00B75994">
                    <w:rPr>
                      <w:rFonts w:ascii="Times New Roman" w:hAnsi="Times New Roman"/>
                      <w:color w:val="333333"/>
                      <w:sz w:val="24"/>
                      <w:szCs w:val="24"/>
                    </w:rPr>
                    <w:t>95</w:t>
                  </w:r>
                </w:p>
                <w:p w14:paraId="54C22CFE" w14:textId="77777777" w:rsidR="00322CF1" w:rsidRPr="00B75994" w:rsidRDefault="00322CF1" w:rsidP="00126423">
                  <w:pPr>
                    <w:pStyle w:val="HTML-wstpniesformatowany"/>
                    <w:jc w:val="both"/>
                    <w:rPr>
                      <w:rFonts w:ascii="Times New Roman" w:hAnsi="Times New Roman"/>
                      <w:color w:val="333333"/>
                      <w:sz w:val="24"/>
                      <w:szCs w:val="24"/>
                    </w:rPr>
                  </w:pPr>
                  <w:r w:rsidRPr="00B75994">
                    <w:rPr>
                      <w:rFonts w:ascii="Times New Roman" w:hAnsi="Times New Roman"/>
                      <w:color w:val="333333"/>
                      <w:sz w:val="24"/>
                      <w:szCs w:val="24"/>
                    </w:rPr>
                    <w:t>96</w:t>
                  </w:r>
                </w:p>
                <w:p w14:paraId="49D39A13" w14:textId="77777777" w:rsidR="00322CF1" w:rsidRPr="00B75994" w:rsidRDefault="00322CF1" w:rsidP="00126423">
                  <w:pPr>
                    <w:pStyle w:val="HTML-wstpniesformatowany"/>
                    <w:jc w:val="both"/>
                    <w:rPr>
                      <w:rFonts w:ascii="Times New Roman" w:hAnsi="Times New Roman"/>
                      <w:color w:val="333333"/>
                      <w:sz w:val="24"/>
                      <w:szCs w:val="24"/>
                    </w:rPr>
                  </w:pPr>
                  <w:r w:rsidRPr="00B75994">
                    <w:rPr>
                      <w:rFonts w:ascii="Times New Roman" w:hAnsi="Times New Roman"/>
                      <w:color w:val="333333"/>
                      <w:sz w:val="24"/>
                      <w:szCs w:val="24"/>
                    </w:rPr>
                    <w:t>97</w:t>
                  </w:r>
                </w:p>
                <w:p w14:paraId="60C9A8FD" w14:textId="77777777" w:rsidR="00322CF1" w:rsidRPr="00B75994" w:rsidRDefault="00322CF1" w:rsidP="00126423">
                  <w:pPr>
                    <w:pStyle w:val="HTML-wstpniesformatowany"/>
                    <w:jc w:val="both"/>
                    <w:rPr>
                      <w:rFonts w:ascii="Times New Roman" w:hAnsi="Times New Roman"/>
                      <w:color w:val="333333"/>
                      <w:sz w:val="24"/>
                      <w:szCs w:val="24"/>
                    </w:rPr>
                  </w:pPr>
                  <w:r w:rsidRPr="00B75994">
                    <w:rPr>
                      <w:rFonts w:ascii="Times New Roman" w:hAnsi="Times New Roman"/>
                      <w:color w:val="333333"/>
                      <w:sz w:val="24"/>
                      <w:szCs w:val="24"/>
                    </w:rPr>
                    <w:t>98</w:t>
                  </w:r>
                </w:p>
                <w:p w14:paraId="6F1D3CD6" w14:textId="77777777" w:rsidR="00322CF1" w:rsidRPr="00B75994" w:rsidRDefault="00322CF1" w:rsidP="00126423">
                  <w:pPr>
                    <w:pStyle w:val="HTML-wstpniesformatowany"/>
                    <w:jc w:val="both"/>
                    <w:rPr>
                      <w:rFonts w:ascii="Times New Roman" w:hAnsi="Times New Roman"/>
                      <w:color w:val="333333"/>
                      <w:sz w:val="24"/>
                      <w:szCs w:val="24"/>
                    </w:rPr>
                  </w:pPr>
                  <w:r w:rsidRPr="00B75994">
                    <w:rPr>
                      <w:rFonts w:ascii="Times New Roman" w:hAnsi="Times New Roman"/>
                      <w:color w:val="333333"/>
                      <w:sz w:val="24"/>
                      <w:szCs w:val="24"/>
                    </w:rPr>
                    <w:t>99</w:t>
                  </w:r>
                </w:p>
                <w:p w14:paraId="7101F1E8" w14:textId="77777777" w:rsidR="00322CF1" w:rsidRPr="00B75994" w:rsidRDefault="00322CF1" w:rsidP="00126423">
                  <w:pPr>
                    <w:pStyle w:val="HTML-wstpniesformatowany"/>
                    <w:jc w:val="both"/>
                    <w:rPr>
                      <w:rFonts w:ascii="Times New Roman" w:hAnsi="Times New Roman"/>
                      <w:color w:val="333333"/>
                      <w:sz w:val="24"/>
                      <w:szCs w:val="24"/>
                    </w:rPr>
                  </w:pPr>
                  <w:r w:rsidRPr="00B75994">
                    <w:rPr>
                      <w:rFonts w:ascii="Times New Roman" w:hAnsi="Times New Roman"/>
                      <w:color w:val="333333"/>
                      <w:sz w:val="24"/>
                      <w:szCs w:val="24"/>
                    </w:rPr>
                    <w:t>100</w:t>
                  </w:r>
                </w:p>
                <w:p w14:paraId="264F8A84" w14:textId="7556E64C" w:rsidR="00CA7AEA" w:rsidRPr="00B75994" w:rsidRDefault="00CA7AEA" w:rsidP="00126423">
                  <w:pPr>
                    <w:pStyle w:val="HTML-wstpniesformatowany"/>
                    <w:jc w:val="both"/>
                    <w:rPr>
                      <w:rFonts w:ascii="Times New Roman" w:hAnsi="Times New Roman"/>
                      <w:color w:val="333333"/>
                      <w:sz w:val="24"/>
                      <w:szCs w:val="24"/>
                    </w:rPr>
                  </w:pPr>
                  <w:r w:rsidRPr="00B75994">
                    <w:rPr>
                      <w:rFonts w:ascii="Times New Roman" w:hAnsi="Times New Roman"/>
                      <w:color w:val="333333"/>
                      <w:sz w:val="24"/>
                      <w:szCs w:val="24"/>
                    </w:rPr>
                    <w:t>101</w:t>
                  </w:r>
                </w:p>
                <w:p w14:paraId="7541049E" w14:textId="5EB87DB0" w:rsidR="00CA7AEA" w:rsidRPr="00B75994" w:rsidRDefault="00CA7AEA" w:rsidP="00126423">
                  <w:pPr>
                    <w:pStyle w:val="HTML-wstpniesformatowany"/>
                    <w:jc w:val="both"/>
                    <w:rPr>
                      <w:rFonts w:ascii="Times New Roman" w:hAnsi="Times New Roman"/>
                      <w:color w:val="333333"/>
                      <w:sz w:val="24"/>
                      <w:szCs w:val="24"/>
                    </w:rPr>
                  </w:pPr>
                  <w:r w:rsidRPr="00B75994">
                    <w:rPr>
                      <w:rFonts w:ascii="Times New Roman" w:hAnsi="Times New Roman"/>
                      <w:color w:val="333333"/>
                      <w:sz w:val="24"/>
                      <w:szCs w:val="24"/>
                    </w:rPr>
                    <w:t>102</w:t>
                  </w:r>
                </w:p>
                <w:p w14:paraId="250E4F69" w14:textId="4CC02100" w:rsidR="00CA7AEA" w:rsidRPr="00B75994" w:rsidRDefault="00CA7AEA" w:rsidP="00126423">
                  <w:pPr>
                    <w:pStyle w:val="HTML-wstpniesformatowany"/>
                    <w:jc w:val="both"/>
                    <w:rPr>
                      <w:rFonts w:ascii="Times New Roman" w:hAnsi="Times New Roman"/>
                      <w:color w:val="333333"/>
                      <w:sz w:val="24"/>
                      <w:szCs w:val="24"/>
                    </w:rPr>
                  </w:pPr>
                  <w:r w:rsidRPr="00B75994">
                    <w:rPr>
                      <w:rFonts w:ascii="Times New Roman" w:hAnsi="Times New Roman"/>
                      <w:color w:val="333333"/>
                      <w:sz w:val="24"/>
                      <w:szCs w:val="24"/>
                    </w:rPr>
                    <w:t>103</w:t>
                  </w:r>
                </w:p>
                <w:p w14:paraId="6318C529" w14:textId="5391D2CF" w:rsidR="00322CF1" w:rsidRPr="00B75994" w:rsidRDefault="00322CF1" w:rsidP="00126423">
                  <w:pPr>
                    <w:pStyle w:val="HTML-wstpniesformatowany"/>
                    <w:jc w:val="both"/>
                    <w:rPr>
                      <w:rFonts w:ascii="Times New Roman" w:hAnsi="Times New Roman"/>
                      <w:color w:val="333333"/>
                      <w:sz w:val="24"/>
                      <w:szCs w:val="24"/>
                    </w:rPr>
                  </w:pPr>
                </w:p>
              </w:tc>
              <w:tc>
                <w:tcPr>
                  <w:tcW w:w="5492" w:type="dxa"/>
                  <w:vAlign w:val="center"/>
                  <w:hideMark/>
                </w:tcPr>
                <w:p w14:paraId="4850A144" w14:textId="76BB564F" w:rsidR="002A3E73" w:rsidRPr="00B75994" w:rsidRDefault="002A3E73" w:rsidP="00126423">
                  <w:pPr>
                    <w:pStyle w:val="HTML-wstpniesformatowany"/>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w:t>
                  </w:r>
                  <w:proofErr w:type="spellStart"/>
                  <w:r w:rsidRPr="00B75994">
                    <w:rPr>
                      <w:rFonts w:ascii="Times New Roman" w:hAnsi="Times New Roman"/>
                      <w:color w:val="333333"/>
                      <w:sz w:val="24"/>
                      <w:szCs w:val="24"/>
                      <w:lang w:val="en-US"/>
                    </w:rPr>
                    <w:t>Trigger_</w:t>
                  </w:r>
                  <w:proofErr w:type="gramStart"/>
                  <w:r w:rsidR="00E356B9" w:rsidRPr="00B75994">
                    <w:rPr>
                      <w:rFonts w:ascii="Times New Roman" w:hAnsi="Times New Roman"/>
                      <w:color w:val="333333"/>
                      <w:sz w:val="24"/>
                      <w:szCs w:val="24"/>
                      <w:lang w:val="en-US"/>
                    </w:rPr>
                    <w:t>proc</w:t>
                  </w:r>
                  <w:proofErr w:type="spellEnd"/>
                  <w:r w:rsidR="00E356B9" w:rsidRPr="00B75994">
                    <w:rPr>
                      <w:rFonts w:ascii="Times New Roman" w:hAnsi="Times New Roman"/>
                      <w:color w:val="333333"/>
                      <w:sz w:val="24"/>
                      <w:szCs w:val="24"/>
                      <w:lang w:val="en-US"/>
                    </w:rPr>
                    <w:t>:</w:t>
                  </w:r>
                  <w:proofErr w:type="gramEnd"/>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process</w:t>
                  </w:r>
                  <w:r w:rsidRPr="00B75994">
                    <w:rPr>
                      <w:rFonts w:ascii="Times New Roman" w:hAnsi="Times New Roman"/>
                      <w:color w:val="333333"/>
                      <w:sz w:val="24"/>
                      <w:szCs w:val="24"/>
                      <w:lang w:val="en-US"/>
                    </w:rPr>
                    <w:t>(</w:t>
                  </w:r>
                  <w:proofErr w:type="spellStart"/>
                  <w:r w:rsidRPr="00B75994">
                    <w:rPr>
                      <w:rFonts w:ascii="Times New Roman" w:hAnsi="Times New Roman"/>
                      <w:color w:val="333333"/>
                      <w:sz w:val="24"/>
                      <w:szCs w:val="24"/>
                      <w:lang w:val="en-US"/>
                    </w:rPr>
                    <w:t>clk</w:t>
                  </w:r>
                  <w:proofErr w:type="spellEnd"/>
                  <w:r w:rsidRPr="00B75994">
                    <w:rPr>
                      <w:rFonts w:ascii="Times New Roman" w:hAnsi="Times New Roman"/>
                      <w:color w:val="333333"/>
                      <w:sz w:val="24"/>
                      <w:szCs w:val="24"/>
                      <w:lang w:val="en-US"/>
                    </w:rPr>
                    <w:t>)</w:t>
                  </w:r>
                </w:p>
                <w:p w14:paraId="584792B5" w14:textId="77777777" w:rsidR="002A3E73" w:rsidRPr="00B75994" w:rsidRDefault="002A3E73" w:rsidP="00126423">
                  <w:pPr>
                    <w:pStyle w:val="HTML-wstpniesformatowany"/>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begin</w:t>
                  </w:r>
                </w:p>
                <w:p w14:paraId="4CD3FDE6" w14:textId="77777777" w:rsidR="002A3E73" w:rsidRPr="00B75994" w:rsidRDefault="002A3E73" w:rsidP="00126423">
                  <w:pPr>
                    <w:pStyle w:val="HTML-wstpniesformatowany"/>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w:t>
                  </w:r>
                  <w:commentRangeStart w:id="42"/>
                  <w:r w:rsidRPr="00B75994">
                    <w:rPr>
                      <w:rFonts w:ascii="Times New Roman" w:hAnsi="Times New Roman"/>
                      <w:color w:val="0000FF"/>
                      <w:sz w:val="24"/>
                      <w:szCs w:val="24"/>
                      <w:lang w:val="en-US"/>
                    </w:rPr>
                    <w:t>if</w:t>
                  </w:r>
                  <w:r w:rsidRPr="00B75994">
                    <w:rPr>
                      <w:rFonts w:ascii="Times New Roman" w:hAnsi="Times New Roman"/>
                      <w:color w:val="333333"/>
                      <w:sz w:val="24"/>
                      <w:szCs w:val="24"/>
                      <w:lang w:val="en-US"/>
                    </w:rPr>
                    <w:t xml:space="preserve"> </w:t>
                  </w:r>
                  <w:proofErr w:type="spellStart"/>
                  <w:r w:rsidRPr="00B75994">
                    <w:rPr>
                      <w:rFonts w:ascii="Times New Roman" w:hAnsi="Times New Roman"/>
                      <w:color w:val="333333"/>
                      <w:sz w:val="24"/>
                      <w:szCs w:val="24"/>
                      <w:lang w:val="en-US"/>
                    </w:rPr>
                    <w:t>rising_edge</w:t>
                  </w:r>
                  <w:proofErr w:type="spellEnd"/>
                  <w:r w:rsidRPr="00B75994">
                    <w:rPr>
                      <w:rFonts w:ascii="Times New Roman" w:hAnsi="Times New Roman"/>
                      <w:color w:val="333333"/>
                      <w:sz w:val="24"/>
                      <w:szCs w:val="24"/>
                      <w:lang w:val="en-US"/>
                    </w:rPr>
                    <w:t>(</w:t>
                  </w:r>
                  <w:proofErr w:type="spellStart"/>
                  <w:r w:rsidRPr="00B75994">
                    <w:rPr>
                      <w:rFonts w:ascii="Times New Roman" w:hAnsi="Times New Roman"/>
                      <w:color w:val="333333"/>
                      <w:sz w:val="24"/>
                      <w:szCs w:val="24"/>
                      <w:lang w:val="en-US"/>
                    </w:rPr>
                    <w:t>clk</w:t>
                  </w:r>
                  <w:proofErr w:type="spellEnd"/>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then</w:t>
                  </w:r>
                </w:p>
                <w:p w14:paraId="7BC039B7" w14:textId="77777777" w:rsidR="002A3E73" w:rsidRPr="00B75994" w:rsidRDefault="002A3E73" w:rsidP="00126423">
                  <w:pPr>
                    <w:pStyle w:val="HTML-wstpniesformatowany"/>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if</w:t>
                  </w:r>
                  <w:r w:rsidRPr="00B75994">
                    <w:rPr>
                      <w:rFonts w:ascii="Times New Roman" w:hAnsi="Times New Roman"/>
                      <w:color w:val="333333"/>
                      <w:sz w:val="24"/>
                      <w:szCs w:val="24"/>
                      <w:lang w:val="en-US"/>
                    </w:rPr>
                    <w:t xml:space="preserve"> count &lt; </w:t>
                  </w:r>
                  <w:proofErr w:type="spellStart"/>
                  <w:r w:rsidRPr="00B75994">
                    <w:rPr>
                      <w:rFonts w:ascii="Times New Roman" w:hAnsi="Times New Roman"/>
                      <w:color w:val="333333"/>
                      <w:sz w:val="24"/>
                      <w:szCs w:val="24"/>
                      <w:lang w:val="en-US"/>
                    </w:rPr>
                    <w:t>cnt_max</w:t>
                  </w:r>
                  <w:proofErr w:type="spellEnd"/>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then</w:t>
                  </w:r>
                </w:p>
                <w:p w14:paraId="18732788" w14:textId="77777777" w:rsidR="002A3E73" w:rsidRPr="00B75994" w:rsidRDefault="002A3E73" w:rsidP="00126423">
                  <w:pPr>
                    <w:pStyle w:val="HTML-wstpniesformatowany"/>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count &lt;= count + </w:t>
                  </w:r>
                  <w:proofErr w:type="gramStart"/>
                  <w:r w:rsidRPr="00B75994">
                    <w:rPr>
                      <w:rFonts w:ascii="Times New Roman" w:hAnsi="Times New Roman"/>
                      <w:color w:val="333333"/>
                      <w:sz w:val="24"/>
                      <w:szCs w:val="24"/>
                      <w:lang w:val="en-US"/>
                    </w:rPr>
                    <w:t>1;</w:t>
                  </w:r>
                  <w:proofErr w:type="gramEnd"/>
                </w:p>
                <w:p w14:paraId="14C03E3D" w14:textId="541FA02B" w:rsidR="002A3E73" w:rsidRPr="00B75994" w:rsidRDefault="002A3E73" w:rsidP="00126423">
                  <w:pPr>
                    <w:pStyle w:val="HTML-wstpniesformatowany"/>
                    <w:jc w:val="both"/>
                    <w:rPr>
                      <w:rFonts w:ascii="Times New Roman" w:hAnsi="Times New Roman"/>
                      <w:color w:val="333333"/>
                      <w:sz w:val="24"/>
                      <w:szCs w:val="24"/>
                      <w:lang w:val="en-US"/>
                    </w:rPr>
                  </w:pPr>
                  <w:r w:rsidRPr="00B75994">
                    <w:rPr>
                      <w:rFonts w:ascii="Times New Roman" w:hAnsi="Times New Roman"/>
                      <w:color w:val="333333"/>
                      <w:sz w:val="24"/>
                      <w:szCs w:val="24"/>
                      <w:lang w:val="en-US"/>
                    </w:rPr>
                    <w:tab/>
                  </w:r>
                  <w:r w:rsidRPr="00B75994">
                    <w:rPr>
                      <w:rFonts w:ascii="Times New Roman" w:hAnsi="Times New Roman"/>
                      <w:color w:val="333333"/>
                      <w:sz w:val="24"/>
                      <w:szCs w:val="24"/>
                      <w:lang w:val="en-US"/>
                    </w:rPr>
                    <w:tab/>
                    <w:t xml:space="preserve"> </w:t>
                  </w:r>
                  <w:r w:rsidRPr="00B75994">
                    <w:rPr>
                      <w:rFonts w:ascii="Times New Roman" w:hAnsi="Times New Roman"/>
                      <w:color w:val="0000FF"/>
                      <w:sz w:val="24"/>
                      <w:szCs w:val="24"/>
                      <w:lang w:val="en-US"/>
                    </w:rPr>
                    <w:t>else</w:t>
                  </w:r>
                </w:p>
                <w:p w14:paraId="2E20559F" w14:textId="7C88BE2A" w:rsidR="002A3E73" w:rsidRPr="00B75994" w:rsidRDefault="002A3E73" w:rsidP="00126423">
                  <w:pPr>
                    <w:pStyle w:val="HTML-wstpniesformatowany"/>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w:t>
                  </w:r>
                  <w:r w:rsidR="00126423">
                    <w:rPr>
                      <w:rFonts w:ascii="Times New Roman" w:hAnsi="Times New Roman"/>
                      <w:color w:val="333333"/>
                      <w:sz w:val="24"/>
                      <w:szCs w:val="24"/>
                      <w:lang w:val="en-US"/>
                    </w:rPr>
                    <w:t xml:space="preserve">      </w:t>
                  </w:r>
                  <w:r w:rsidRPr="00B75994">
                    <w:rPr>
                      <w:rFonts w:ascii="Times New Roman" w:hAnsi="Times New Roman"/>
                      <w:color w:val="333333"/>
                      <w:sz w:val="24"/>
                      <w:szCs w:val="24"/>
                      <w:lang w:val="en-US"/>
                    </w:rPr>
                    <w:t>count &lt;= (</w:t>
                  </w:r>
                  <w:r w:rsidRPr="00B75994">
                    <w:rPr>
                      <w:rFonts w:ascii="Times New Roman" w:hAnsi="Times New Roman"/>
                      <w:color w:val="0000FF"/>
                      <w:sz w:val="24"/>
                      <w:szCs w:val="24"/>
                      <w:lang w:val="en-US"/>
                    </w:rPr>
                    <w:t>others</w:t>
                  </w:r>
                  <w:r w:rsidRPr="00B75994">
                    <w:rPr>
                      <w:rFonts w:ascii="Times New Roman" w:hAnsi="Times New Roman"/>
                      <w:color w:val="333333"/>
                      <w:sz w:val="24"/>
                      <w:szCs w:val="24"/>
                      <w:lang w:val="en-US"/>
                    </w:rPr>
                    <w:t xml:space="preserve"> =&gt; </w:t>
                  </w:r>
                  <w:r w:rsidRPr="00B75994">
                    <w:rPr>
                      <w:rFonts w:ascii="Times New Roman" w:hAnsi="Times New Roman"/>
                      <w:color w:val="A31515"/>
                      <w:sz w:val="24"/>
                      <w:szCs w:val="24"/>
                      <w:lang w:val="en-US"/>
                    </w:rPr>
                    <w:t>'0'</w:t>
                  </w:r>
                  <w:proofErr w:type="gramStart"/>
                  <w:r w:rsidRPr="00B75994">
                    <w:rPr>
                      <w:rFonts w:ascii="Times New Roman" w:hAnsi="Times New Roman"/>
                      <w:color w:val="333333"/>
                      <w:sz w:val="24"/>
                      <w:szCs w:val="24"/>
                      <w:lang w:val="en-US"/>
                    </w:rPr>
                    <w:t>);</w:t>
                  </w:r>
                  <w:proofErr w:type="gramEnd"/>
                </w:p>
                <w:p w14:paraId="298175BA" w14:textId="5C5076C6" w:rsidR="002A3E73" w:rsidRPr="00B75994" w:rsidRDefault="002A3E73" w:rsidP="00126423">
                  <w:pPr>
                    <w:pStyle w:val="HTML-wstpniesformatowany"/>
                    <w:jc w:val="both"/>
                    <w:rPr>
                      <w:rFonts w:ascii="Times New Roman" w:hAnsi="Times New Roman"/>
                      <w:color w:val="333333"/>
                      <w:sz w:val="24"/>
                      <w:szCs w:val="24"/>
                      <w:lang w:val="en-US"/>
                    </w:rPr>
                  </w:pPr>
                  <w:r w:rsidRPr="00B75994">
                    <w:rPr>
                      <w:rFonts w:ascii="Times New Roman" w:hAnsi="Times New Roman"/>
                      <w:color w:val="333333"/>
                      <w:sz w:val="24"/>
                      <w:szCs w:val="24"/>
                      <w:lang w:val="en-US"/>
                    </w:rPr>
                    <w:tab/>
                  </w:r>
                  <w:r w:rsidRPr="00B75994">
                    <w:rPr>
                      <w:rFonts w:ascii="Times New Roman" w:hAnsi="Times New Roman"/>
                      <w:color w:val="333333"/>
                      <w:sz w:val="24"/>
                      <w:szCs w:val="24"/>
                      <w:lang w:val="en-US"/>
                    </w:rPr>
                    <w:tab/>
                    <w:t xml:space="preserve"> </w:t>
                  </w:r>
                  <w:r w:rsidRPr="00B75994">
                    <w:rPr>
                      <w:rFonts w:ascii="Times New Roman" w:hAnsi="Times New Roman"/>
                      <w:color w:val="0000FF"/>
                      <w:sz w:val="24"/>
                      <w:szCs w:val="24"/>
                      <w:lang w:val="en-US"/>
                    </w:rPr>
                    <w:t>end</w:t>
                  </w:r>
                  <w:r w:rsidRPr="00B75994">
                    <w:rPr>
                      <w:rFonts w:ascii="Times New Roman" w:hAnsi="Times New Roman"/>
                      <w:color w:val="333333"/>
                      <w:sz w:val="24"/>
                      <w:szCs w:val="24"/>
                      <w:lang w:val="en-US"/>
                    </w:rPr>
                    <w:t xml:space="preserve"> </w:t>
                  </w:r>
                  <w:proofErr w:type="gramStart"/>
                  <w:r w:rsidRPr="00B75994">
                    <w:rPr>
                      <w:rFonts w:ascii="Times New Roman" w:hAnsi="Times New Roman"/>
                      <w:color w:val="0000FF"/>
                      <w:sz w:val="24"/>
                      <w:szCs w:val="24"/>
                      <w:lang w:val="en-US"/>
                    </w:rPr>
                    <w:t>if</w:t>
                  </w:r>
                  <w:r w:rsidRPr="00B75994">
                    <w:rPr>
                      <w:rFonts w:ascii="Times New Roman" w:hAnsi="Times New Roman"/>
                      <w:color w:val="333333"/>
                      <w:sz w:val="24"/>
                      <w:szCs w:val="24"/>
                      <w:lang w:val="en-US"/>
                    </w:rPr>
                    <w:t>;</w:t>
                  </w:r>
                  <w:proofErr w:type="gramEnd"/>
                </w:p>
                <w:p w14:paraId="668E268D" w14:textId="77777777" w:rsidR="002A3E73" w:rsidRPr="00B75994" w:rsidRDefault="002A3E73" w:rsidP="00126423">
                  <w:pPr>
                    <w:pStyle w:val="HTML-wstpniesformatowany"/>
                    <w:jc w:val="both"/>
                    <w:rPr>
                      <w:rFonts w:ascii="Times New Roman" w:hAnsi="Times New Roman"/>
                      <w:color w:val="333333"/>
                      <w:sz w:val="24"/>
                      <w:szCs w:val="24"/>
                      <w:lang w:val="en-US"/>
                    </w:rPr>
                  </w:pPr>
                </w:p>
                <w:p w14:paraId="7669E216" w14:textId="77777777" w:rsidR="002A3E73" w:rsidRPr="00B75994" w:rsidRDefault="002A3E73" w:rsidP="00126423">
                  <w:pPr>
                    <w:pStyle w:val="HTML-wstpniesformatowany"/>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end</w:t>
                  </w: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if</w:t>
                  </w:r>
                  <w:r w:rsidRPr="00B75994">
                    <w:rPr>
                      <w:rFonts w:ascii="Times New Roman" w:hAnsi="Times New Roman"/>
                      <w:color w:val="333333"/>
                      <w:sz w:val="24"/>
                      <w:szCs w:val="24"/>
                      <w:lang w:val="en-US"/>
                    </w:rPr>
                    <w:t>;</w:t>
                  </w:r>
                  <w:commentRangeEnd w:id="42"/>
                  <w:r w:rsidR="00A955AF">
                    <w:rPr>
                      <w:rStyle w:val="Odwoaniedokomentarza"/>
                      <w:rFonts w:ascii="Times New Roman" w:hAnsi="Times New Roman"/>
                    </w:rPr>
                    <w:commentReference w:id="42"/>
                  </w:r>
                </w:p>
                <w:p w14:paraId="5713514A" w14:textId="77777777" w:rsidR="002A3E73" w:rsidRPr="00B75994" w:rsidRDefault="002A3E73" w:rsidP="00126423">
                  <w:pPr>
                    <w:pStyle w:val="HTML-wstpniesformatowany"/>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end</w:t>
                  </w:r>
                  <w:r w:rsidRPr="00B75994">
                    <w:rPr>
                      <w:rFonts w:ascii="Times New Roman" w:hAnsi="Times New Roman"/>
                      <w:color w:val="333333"/>
                      <w:sz w:val="24"/>
                      <w:szCs w:val="24"/>
                      <w:lang w:val="en-US"/>
                    </w:rPr>
                    <w:t xml:space="preserve"> </w:t>
                  </w:r>
                  <w:proofErr w:type="gramStart"/>
                  <w:r w:rsidRPr="00B75994">
                    <w:rPr>
                      <w:rFonts w:ascii="Times New Roman" w:hAnsi="Times New Roman"/>
                      <w:color w:val="0000FF"/>
                      <w:sz w:val="24"/>
                      <w:szCs w:val="24"/>
                      <w:lang w:val="en-US"/>
                    </w:rPr>
                    <w:t>process</w:t>
                  </w:r>
                  <w:r w:rsidRPr="00B75994">
                    <w:rPr>
                      <w:rFonts w:ascii="Times New Roman" w:hAnsi="Times New Roman"/>
                      <w:color w:val="333333"/>
                      <w:sz w:val="24"/>
                      <w:szCs w:val="24"/>
                      <w:lang w:val="en-US"/>
                    </w:rPr>
                    <w:t>;</w:t>
                  </w:r>
                  <w:proofErr w:type="gramEnd"/>
                </w:p>
                <w:p w14:paraId="1B2261EC" w14:textId="77777777" w:rsidR="002A3E73" w:rsidRPr="00B75994" w:rsidRDefault="002A3E73" w:rsidP="00126423">
                  <w:pPr>
                    <w:pStyle w:val="HTML-wstpniesformatowany"/>
                    <w:jc w:val="both"/>
                    <w:rPr>
                      <w:rFonts w:ascii="Times New Roman" w:hAnsi="Times New Roman"/>
                      <w:color w:val="333333"/>
                      <w:sz w:val="24"/>
                      <w:szCs w:val="24"/>
                      <w:lang w:val="en-US"/>
                    </w:rPr>
                  </w:pPr>
                  <w:r w:rsidRPr="00B75994">
                    <w:rPr>
                      <w:rFonts w:ascii="Times New Roman" w:hAnsi="Times New Roman"/>
                      <w:color w:val="333333"/>
                      <w:sz w:val="24"/>
                      <w:szCs w:val="24"/>
                      <w:lang w:val="en-US"/>
                    </w:rPr>
                    <w:t xml:space="preserve">trigger &lt;= </w:t>
                  </w:r>
                  <w:r w:rsidRPr="00B75994">
                    <w:rPr>
                      <w:rFonts w:ascii="Times New Roman" w:hAnsi="Times New Roman"/>
                      <w:color w:val="A31515"/>
                      <w:sz w:val="24"/>
                      <w:szCs w:val="24"/>
                      <w:lang w:val="en-US"/>
                    </w:rPr>
                    <w:t>'1'</w:t>
                  </w:r>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when</w:t>
                  </w:r>
                  <w:r w:rsidRPr="00B75994">
                    <w:rPr>
                      <w:rFonts w:ascii="Times New Roman" w:hAnsi="Times New Roman"/>
                      <w:color w:val="333333"/>
                      <w:sz w:val="24"/>
                      <w:szCs w:val="24"/>
                      <w:lang w:val="en-US"/>
                    </w:rPr>
                    <w:t xml:space="preserve"> (count &lt; </w:t>
                  </w:r>
                  <w:proofErr w:type="spellStart"/>
                  <w:r w:rsidRPr="00B75994">
                    <w:rPr>
                      <w:rFonts w:ascii="Times New Roman" w:hAnsi="Times New Roman"/>
                      <w:color w:val="333333"/>
                      <w:sz w:val="24"/>
                      <w:szCs w:val="24"/>
                      <w:lang w:val="en-US"/>
                    </w:rPr>
                    <w:t>trig_cnt</w:t>
                  </w:r>
                  <w:proofErr w:type="spellEnd"/>
                  <w:r w:rsidRPr="00B75994">
                    <w:rPr>
                      <w:rFonts w:ascii="Times New Roman" w:hAnsi="Times New Roman"/>
                      <w:color w:val="333333"/>
                      <w:sz w:val="24"/>
                      <w:szCs w:val="24"/>
                      <w:lang w:val="en-US"/>
                    </w:rPr>
                    <w:t xml:space="preserve">) </w:t>
                  </w:r>
                  <w:r w:rsidRPr="00B75994">
                    <w:rPr>
                      <w:rFonts w:ascii="Times New Roman" w:hAnsi="Times New Roman"/>
                      <w:color w:val="0000FF"/>
                      <w:sz w:val="24"/>
                      <w:szCs w:val="24"/>
                      <w:lang w:val="en-US"/>
                    </w:rPr>
                    <w:t>else</w:t>
                  </w:r>
                  <w:r w:rsidRPr="00B75994">
                    <w:rPr>
                      <w:rFonts w:ascii="Times New Roman" w:hAnsi="Times New Roman"/>
                      <w:color w:val="333333"/>
                      <w:sz w:val="24"/>
                      <w:szCs w:val="24"/>
                      <w:lang w:val="en-US"/>
                    </w:rPr>
                    <w:t xml:space="preserve"> </w:t>
                  </w:r>
                  <w:r w:rsidRPr="00B75994">
                    <w:rPr>
                      <w:rFonts w:ascii="Times New Roman" w:hAnsi="Times New Roman"/>
                      <w:color w:val="A31515"/>
                      <w:sz w:val="24"/>
                      <w:szCs w:val="24"/>
                      <w:lang w:val="en-US"/>
                    </w:rPr>
                    <w:t>'0</w:t>
                  </w:r>
                  <w:proofErr w:type="gramStart"/>
                  <w:r w:rsidRPr="00B75994">
                    <w:rPr>
                      <w:rFonts w:ascii="Times New Roman" w:hAnsi="Times New Roman"/>
                      <w:color w:val="A31515"/>
                      <w:sz w:val="24"/>
                      <w:szCs w:val="24"/>
                      <w:lang w:val="en-US"/>
                    </w:rPr>
                    <w:t>'</w:t>
                  </w:r>
                  <w:r w:rsidRPr="00B75994">
                    <w:rPr>
                      <w:rFonts w:ascii="Times New Roman" w:hAnsi="Times New Roman"/>
                      <w:color w:val="333333"/>
                      <w:sz w:val="24"/>
                      <w:szCs w:val="24"/>
                      <w:lang w:val="en-US"/>
                    </w:rPr>
                    <w:t>;</w:t>
                  </w:r>
                  <w:proofErr w:type="gramEnd"/>
                </w:p>
                <w:p w14:paraId="11134CA4" w14:textId="77777777" w:rsidR="002A3E73" w:rsidRPr="00B75994" w:rsidRDefault="002A3E73" w:rsidP="00126423">
                  <w:pPr>
                    <w:pStyle w:val="HTML-wstpniesformatowany"/>
                    <w:jc w:val="both"/>
                    <w:rPr>
                      <w:rFonts w:ascii="Times New Roman" w:hAnsi="Times New Roman"/>
                      <w:color w:val="333333"/>
                      <w:sz w:val="24"/>
                      <w:szCs w:val="24"/>
                      <w:lang w:val="en-US"/>
                    </w:rPr>
                  </w:pPr>
                </w:p>
                <w:p w14:paraId="2C6FE202" w14:textId="77777777" w:rsidR="002A3E73" w:rsidRPr="00B75994" w:rsidRDefault="002A3E73" w:rsidP="00126423">
                  <w:pPr>
                    <w:pStyle w:val="HTML-wstpniesformatowany"/>
                    <w:jc w:val="both"/>
                    <w:rPr>
                      <w:rFonts w:ascii="Times New Roman" w:hAnsi="Times New Roman"/>
                      <w:color w:val="333333"/>
                      <w:sz w:val="24"/>
                      <w:szCs w:val="24"/>
                    </w:rPr>
                  </w:pPr>
                  <w:r w:rsidRPr="00B75994">
                    <w:rPr>
                      <w:rFonts w:ascii="Times New Roman" w:hAnsi="Times New Roman"/>
                      <w:color w:val="0000FF"/>
                      <w:sz w:val="24"/>
                      <w:szCs w:val="24"/>
                    </w:rPr>
                    <w:t>end</w:t>
                  </w:r>
                  <w:r w:rsidRPr="00B75994">
                    <w:rPr>
                      <w:rFonts w:ascii="Times New Roman" w:hAnsi="Times New Roman"/>
                      <w:color w:val="333333"/>
                      <w:sz w:val="24"/>
                      <w:szCs w:val="24"/>
                    </w:rPr>
                    <w:t xml:space="preserve"> </w:t>
                  </w:r>
                  <w:proofErr w:type="spellStart"/>
                  <w:r w:rsidRPr="00B75994">
                    <w:rPr>
                      <w:rFonts w:ascii="Times New Roman" w:hAnsi="Times New Roman"/>
                      <w:color w:val="2B91AF"/>
                      <w:sz w:val="24"/>
                      <w:szCs w:val="24"/>
                    </w:rPr>
                    <w:t>behavioral</w:t>
                  </w:r>
                  <w:proofErr w:type="spellEnd"/>
                  <w:r w:rsidRPr="00B75994">
                    <w:rPr>
                      <w:rFonts w:ascii="Times New Roman" w:hAnsi="Times New Roman"/>
                      <w:color w:val="333333"/>
                      <w:sz w:val="24"/>
                      <w:szCs w:val="24"/>
                    </w:rPr>
                    <w:t>;</w:t>
                  </w:r>
                </w:p>
              </w:tc>
            </w:tr>
          </w:tbl>
          <w:p w14:paraId="03D40C20" w14:textId="54ECF0F8" w:rsidR="002A3E73" w:rsidRPr="00B75994" w:rsidRDefault="002A3E73" w:rsidP="00B75994">
            <w:pPr>
              <w:overflowPunct/>
              <w:autoSpaceDE/>
              <w:autoSpaceDN/>
              <w:adjustRightInd/>
              <w:spacing w:line="360" w:lineRule="auto"/>
              <w:contextualSpacing/>
              <w:jc w:val="both"/>
              <w:textAlignment w:val="auto"/>
              <w:rPr>
                <w:szCs w:val="24"/>
              </w:rPr>
            </w:pPr>
          </w:p>
        </w:tc>
        <w:tc>
          <w:tcPr>
            <w:tcW w:w="0" w:type="auto"/>
            <w:hideMark/>
          </w:tcPr>
          <w:p w14:paraId="6B29A984" w14:textId="79E75E65" w:rsidR="002A3E73" w:rsidRPr="00B75994" w:rsidRDefault="002A3E73" w:rsidP="00B75994">
            <w:pPr>
              <w:overflowPunct/>
              <w:autoSpaceDE/>
              <w:autoSpaceDN/>
              <w:adjustRightInd/>
              <w:spacing w:line="360" w:lineRule="auto"/>
              <w:contextualSpacing/>
              <w:jc w:val="both"/>
              <w:textAlignment w:val="auto"/>
              <w:rPr>
                <w:szCs w:val="24"/>
              </w:rPr>
            </w:pPr>
          </w:p>
        </w:tc>
      </w:tr>
    </w:tbl>
    <w:p w14:paraId="2E3D42B1" w14:textId="1CB310F7" w:rsidR="002A3E73" w:rsidRPr="00B75994" w:rsidRDefault="00777A90" w:rsidP="00777A90">
      <w:pPr>
        <w:pStyle w:val="Legenda"/>
        <w:rPr>
          <w:szCs w:val="24"/>
        </w:rPr>
      </w:pPr>
      <w:bookmarkStart w:id="43" w:name="_Toc187660625"/>
      <w:r>
        <w:t xml:space="preserve">Kod  </w:t>
      </w:r>
      <w:r w:rsidR="00802063">
        <w:fldChar w:fldCharType="begin"/>
      </w:r>
      <w:r w:rsidR="00802063">
        <w:instrText xml:space="preserve"> STYLEREF 1 \s </w:instrText>
      </w:r>
      <w:r w:rsidR="00802063">
        <w:fldChar w:fldCharType="separate"/>
      </w:r>
      <w:r w:rsidR="00802063">
        <w:rPr>
          <w:noProof/>
        </w:rPr>
        <w:t>4</w:t>
      </w:r>
      <w:r w:rsidR="00802063">
        <w:rPr>
          <w:noProof/>
        </w:rPr>
        <w:fldChar w:fldCharType="end"/>
      </w:r>
      <w:r w:rsidR="00802063">
        <w:t>.</w:t>
      </w:r>
      <w:r w:rsidR="00802063">
        <w:fldChar w:fldCharType="begin"/>
      </w:r>
      <w:r w:rsidR="00802063">
        <w:instrText xml:space="preserve"> SEQ Kod_ \* ARABIC \s 1 </w:instrText>
      </w:r>
      <w:r w:rsidR="00802063">
        <w:fldChar w:fldCharType="separate"/>
      </w:r>
      <w:r w:rsidR="00802063">
        <w:rPr>
          <w:noProof/>
        </w:rPr>
        <w:t>2</w:t>
      </w:r>
      <w:r w:rsidR="00802063">
        <w:rPr>
          <w:noProof/>
        </w:rPr>
        <w:fldChar w:fldCharType="end"/>
      </w:r>
      <w:r>
        <w:t xml:space="preserve"> </w:t>
      </w:r>
      <w:r w:rsidRPr="00B75994">
        <w:rPr>
          <w:color w:val="333333"/>
          <w:szCs w:val="24"/>
          <w:lang w:val="en-US"/>
        </w:rPr>
        <w:t xml:space="preserve">Poces </w:t>
      </w:r>
      <w:proofErr w:type="spellStart"/>
      <w:r w:rsidRPr="00B75994">
        <w:rPr>
          <w:color w:val="333333"/>
          <w:szCs w:val="24"/>
          <w:lang w:val="en-US"/>
        </w:rPr>
        <w:t>wyzwalania</w:t>
      </w:r>
      <w:proofErr w:type="spellEnd"/>
      <w:r w:rsidRPr="00B75994">
        <w:rPr>
          <w:color w:val="333333"/>
          <w:szCs w:val="24"/>
          <w:lang w:val="en-US"/>
        </w:rPr>
        <w:t xml:space="preserve"> </w:t>
      </w:r>
      <w:proofErr w:type="spellStart"/>
      <w:r w:rsidRPr="00B75994">
        <w:rPr>
          <w:color w:val="333333"/>
          <w:szCs w:val="24"/>
          <w:lang w:val="en-US"/>
        </w:rPr>
        <w:t>impulsu</w:t>
      </w:r>
      <w:bookmarkEnd w:id="43"/>
      <w:proofErr w:type="spellEnd"/>
    </w:p>
    <w:p w14:paraId="486A9E24" w14:textId="77777777" w:rsidR="00CD3FC5" w:rsidRPr="00B75994" w:rsidRDefault="00CD3FC5" w:rsidP="00B75994">
      <w:pPr>
        <w:overflowPunct/>
        <w:autoSpaceDE/>
        <w:autoSpaceDN/>
        <w:adjustRightInd/>
        <w:spacing w:line="360" w:lineRule="auto"/>
        <w:contextualSpacing/>
        <w:jc w:val="both"/>
        <w:textAlignment w:val="auto"/>
        <w:rPr>
          <w:szCs w:val="24"/>
          <w:lang w:val="en-US"/>
        </w:rPr>
      </w:pPr>
    </w:p>
    <w:p w14:paraId="04F302AD" w14:textId="77777777" w:rsidR="001E1E27" w:rsidRPr="00B75994" w:rsidRDefault="001E1E27" w:rsidP="00B75994">
      <w:pPr>
        <w:spacing w:line="360" w:lineRule="auto"/>
        <w:contextualSpacing/>
        <w:jc w:val="both"/>
        <w:rPr>
          <w:szCs w:val="24"/>
        </w:rPr>
      </w:pPr>
      <w:r w:rsidRPr="00B75994">
        <w:rPr>
          <w:szCs w:val="24"/>
        </w:rPr>
        <w:t>Opis działania:</w:t>
      </w:r>
    </w:p>
    <w:p w14:paraId="79BA5FDD" w14:textId="77777777" w:rsidR="001E1E27" w:rsidRPr="00B75994" w:rsidRDefault="001E1E27" w:rsidP="00B75994">
      <w:pPr>
        <w:numPr>
          <w:ilvl w:val="0"/>
          <w:numId w:val="39"/>
        </w:numPr>
        <w:overflowPunct/>
        <w:autoSpaceDE/>
        <w:autoSpaceDN/>
        <w:adjustRightInd/>
        <w:spacing w:line="360" w:lineRule="auto"/>
        <w:contextualSpacing/>
        <w:jc w:val="both"/>
        <w:textAlignment w:val="auto"/>
        <w:rPr>
          <w:szCs w:val="24"/>
        </w:rPr>
      </w:pPr>
      <w:r w:rsidRPr="00B75994">
        <w:rPr>
          <w:b/>
          <w:bCs/>
          <w:szCs w:val="24"/>
        </w:rPr>
        <w:t>Główne komponenty i sygnały:</w:t>
      </w:r>
    </w:p>
    <w:p w14:paraId="7DFCAA40" w14:textId="77777777" w:rsidR="001E1E27" w:rsidRPr="00B75994" w:rsidRDefault="001E1E27" w:rsidP="00B75994">
      <w:pPr>
        <w:numPr>
          <w:ilvl w:val="1"/>
          <w:numId w:val="39"/>
        </w:numPr>
        <w:overflowPunct/>
        <w:autoSpaceDE/>
        <w:autoSpaceDN/>
        <w:adjustRightInd/>
        <w:spacing w:line="360" w:lineRule="auto"/>
        <w:contextualSpacing/>
        <w:jc w:val="both"/>
        <w:textAlignment w:val="auto"/>
        <w:rPr>
          <w:szCs w:val="24"/>
        </w:rPr>
      </w:pPr>
      <w:r w:rsidRPr="00B75994">
        <w:rPr>
          <w:szCs w:val="24"/>
        </w:rPr>
        <w:t xml:space="preserve">Moduł </w:t>
      </w:r>
      <w:proofErr w:type="spellStart"/>
      <w:r w:rsidRPr="00B75994">
        <w:rPr>
          <w:szCs w:val="24"/>
        </w:rPr>
        <w:t>Counter</w:t>
      </w:r>
      <w:proofErr w:type="spellEnd"/>
      <w:r w:rsidRPr="00B75994">
        <w:rPr>
          <w:szCs w:val="24"/>
        </w:rPr>
        <w:t xml:space="preserve"> działa jako licznik impulsów, umożliwiający pomiar odcinka czasowego.</w:t>
      </w:r>
    </w:p>
    <w:p w14:paraId="611C5AF3" w14:textId="77777777" w:rsidR="001E1E27" w:rsidRPr="00B75994" w:rsidRDefault="001E1E27" w:rsidP="00B75994">
      <w:pPr>
        <w:numPr>
          <w:ilvl w:val="1"/>
          <w:numId w:val="39"/>
        </w:numPr>
        <w:overflowPunct/>
        <w:autoSpaceDE/>
        <w:autoSpaceDN/>
        <w:adjustRightInd/>
        <w:spacing w:line="360" w:lineRule="auto"/>
        <w:contextualSpacing/>
        <w:jc w:val="both"/>
        <w:textAlignment w:val="auto"/>
        <w:rPr>
          <w:szCs w:val="24"/>
        </w:rPr>
      </w:pPr>
      <w:r w:rsidRPr="00B75994">
        <w:rPr>
          <w:szCs w:val="24"/>
        </w:rPr>
        <w:t xml:space="preserve">Sygnały </w:t>
      </w:r>
      <w:proofErr w:type="spellStart"/>
      <w:r w:rsidRPr="00B75994">
        <w:rPr>
          <w:szCs w:val="24"/>
        </w:rPr>
        <w:t>resetCounter</w:t>
      </w:r>
      <w:proofErr w:type="spellEnd"/>
      <w:r w:rsidRPr="00B75994">
        <w:rPr>
          <w:szCs w:val="24"/>
        </w:rPr>
        <w:t xml:space="preserve"> oraz </w:t>
      </w:r>
      <w:proofErr w:type="spellStart"/>
      <w:r w:rsidRPr="00B75994">
        <w:rPr>
          <w:szCs w:val="24"/>
        </w:rPr>
        <w:t>outputCounter</w:t>
      </w:r>
      <w:proofErr w:type="spellEnd"/>
      <w:r w:rsidRPr="00B75994">
        <w:rPr>
          <w:szCs w:val="24"/>
        </w:rPr>
        <w:t xml:space="preserve"> kontrolują stan licznika.</w:t>
      </w:r>
    </w:p>
    <w:p w14:paraId="17DA064E" w14:textId="77777777" w:rsidR="001E1E27" w:rsidRPr="00B75994" w:rsidRDefault="001E1E27" w:rsidP="00B75994">
      <w:pPr>
        <w:numPr>
          <w:ilvl w:val="0"/>
          <w:numId w:val="39"/>
        </w:numPr>
        <w:overflowPunct/>
        <w:autoSpaceDE/>
        <w:autoSpaceDN/>
        <w:adjustRightInd/>
        <w:spacing w:line="360" w:lineRule="auto"/>
        <w:contextualSpacing/>
        <w:jc w:val="both"/>
        <w:textAlignment w:val="auto"/>
        <w:rPr>
          <w:szCs w:val="24"/>
        </w:rPr>
      </w:pPr>
      <w:r w:rsidRPr="00B75994">
        <w:rPr>
          <w:b/>
          <w:bCs/>
          <w:szCs w:val="24"/>
        </w:rPr>
        <w:t xml:space="preserve">Proces </w:t>
      </w:r>
      <w:proofErr w:type="spellStart"/>
      <w:r w:rsidRPr="00B75994">
        <w:rPr>
          <w:b/>
          <w:bCs/>
          <w:szCs w:val="24"/>
        </w:rPr>
        <w:t>Trigger</w:t>
      </w:r>
      <w:proofErr w:type="spellEnd"/>
      <w:r w:rsidRPr="00B75994">
        <w:rPr>
          <w:b/>
          <w:bCs/>
          <w:szCs w:val="24"/>
        </w:rPr>
        <w:t xml:space="preserve"> </w:t>
      </w:r>
      <w:proofErr w:type="spellStart"/>
      <w:r w:rsidRPr="00B75994">
        <w:rPr>
          <w:b/>
          <w:bCs/>
          <w:szCs w:val="24"/>
        </w:rPr>
        <w:t>Generation</w:t>
      </w:r>
      <w:proofErr w:type="spellEnd"/>
      <w:r w:rsidRPr="00B75994">
        <w:rPr>
          <w:b/>
          <w:bCs/>
          <w:szCs w:val="24"/>
        </w:rPr>
        <w:t>:</w:t>
      </w:r>
    </w:p>
    <w:p w14:paraId="223092A3" w14:textId="5D08E143" w:rsidR="001E1E27" w:rsidRPr="00B75994" w:rsidRDefault="001E1E27" w:rsidP="00B75994">
      <w:pPr>
        <w:numPr>
          <w:ilvl w:val="1"/>
          <w:numId w:val="39"/>
        </w:numPr>
        <w:overflowPunct/>
        <w:autoSpaceDE/>
        <w:autoSpaceDN/>
        <w:adjustRightInd/>
        <w:spacing w:line="360" w:lineRule="auto"/>
        <w:contextualSpacing/>
        <w:jc w:val="both"/>
        <w:textAlignment w:val="auto"/>
        <w:rPr>
          <w:szCs w:val="24"/>
        </w:rPr>
      </w:pPr>
      <w:r w:rsidRPr="00B75994">
        <w:rPr>
          <w:b/>
          <w:bCs/>
          <w:szCs w:val="24"/>
        </w:rPr>
        <w:lastRenderedPageBreak/>
        <w:t>Generowanie sygnału TRIGGER</w:t>
      </w:r>
      <w:r w:rsidRPr="00B75994">
        <w:rPr>
          <w:szCs w:val="24"/>
        </w:rPr>
        <w:t>: W momencie, gdy licznik</w:t>
      </w:r>
      <w:r w:rsidR="003C0C43" w:rsidRPr="00B75994">
        <w:rPr>
          <w:szCs w:val="24"/>
        </w:rPr>
        <w:t xml:space="preserve"> </w:t>
      </w:r>
      <w:proofErr w:type="spellStart"/>
      <w:r w:rsidRPr="00B75994">
        <w:rPr>
          <w:szCs w:val="24"/>
        </w:rPr>
        <w:t>Counter</w:t>
      </w:r>
      <w:proofErr w:type="spellEnd"/>
      <w:r w:rsidRPr="00B75994">
        <w:rPr>
          <w:szCs w:val="24"/>
        </w:rPr>
        <w:t xml:space="preserve"> osiągnie wartość pomiędzy 0 a </w:t>
      </w:r>
      <w:r w:rsidR="003C0C43" w:rsidRPr="00B75994">
        <w:rPr>
          <w:szCs w:val="24"/>
        </w:rPr>
        <w:t>10us</w:t>
      </w:r>
      <w:r w:rsidRPr="00B75994">
        <w:rPr>
          <w:szCs w:val="24"/>
        </w:rPr>
        <w:t>, sygnał TRIGGER ustawia się na '1'</w:t>
      </w:r>
      <w:r w:rsidR="00B94705" w:rsidRPr="00B75994">
        <w:rPr>
          <w:szCs w:val="24"/>
        </w:rPr>
        <w:t xml:space="preserve"> następnie przez resztę trwania impulsu ustawia się na ‘0’</w:t>
      </w:r>
      <w:r w:rsidRPr="00B75994">
        <w:rPr>
          <w:szCs w:val="24"/>
        </w:rPr>
        <w:t>.</w:t>
      </w:r>
    </w:p>
    <w:p w14:paraId="345A7A92" w14:textId="77777777" w:rsidR="0009262B" w:rsidRPr="00B75994" w:rsidRDefault="0009262B" w:rsidP="00B75994">
      <w:pPr>
        <w:overflowPunct/>
        <w:autoSpaceDE/>
        <w:autoSpaceDN/>
        <w:adjustRightInd/>
        <w:spacing w:line="360" w:lineRule="auto"/>
        <w:contextualSpacing/>
        <w:jc w:val="both"/>
        <w:textAlignment w:val="auto"/>
        <w:rPr>
          <w:szCs w:val="24"/>
        </w:rPr>
      </w:pPr>
    </w:p>
    <w:p w14:paraId="094D9EE4" w14:textId="77777777" w:rsidR="0009262B" w:rsidRPr="00B75994" w:rsidRDefault="0009262B" w:rsidP="00B75994">
      <w:pPr>
        <w:overflowPunct/>
        <w:autoSpaceDE/>
        <w:autoSpaceDN/>
        <w:adjustRightInd/>
        <w:spacing w:line="360" w:lineRule="auto"/>
        <w:contextualSpacing/>
        <w:jc w:val="both"/>
        <w:textAlignment w:val="auto"/>
        <w:rPr>
          <w:szCs w:val="24"/>
        </w:rPr>
      </w:pPr>
    </w:p>
    <w:p w14:paraId="23B9116A" w14:textId="0E1CFE1F" w:rsidR="001E1E27" w:rsidRPr="00B75994" w:rsidRDefault="00B73634" w:rsidP="00B75994">
      <w:pPr>
        <w:pStyle w:val="Nagwek2"/>
        <w:spacing w:after="0" w:line="360" w:lineRule="auto"/>
        <w:jc w:val="both"/>
        <w:rPr>
          <w:sz w:val="24"/>
          <w:szCs w:val="24"/>
        </w:rPr>
      </w:pPr>
      <w:bookmarkStart w:id="44" w:name="_Toc187605616"/>
      <w:r w:rsidRPr="00B75994">
        <w:rPr>
          <w:sz w:val="24"/>
          <w:szCs w:val="24"/>
        </w:rPr>
        <w:t xml:space="preserve">Opis działania </w:t>
      </w:r>
      <w:proofErr w:type="spellStart"/>
      <w:r w:rsidRPr="00B75994">
        <w:rPr>
          <w:sz w:val="24"/>
          <w:szCs w:val="24"/>
        </w:rPr>
        <w:t>Distance</w:t>
      </w:r>
      <w:proofErr w:type="spellEnd"/>
      <w:r w:rsidRPr="00B75994">
        <w:rPr>
          <w:sz w:val="24"/>
          <w:szCs w:val="24"/>
        </w:rPr>
        <w:t xml:space="preserve"> </w:t>
      </w:r>
      <w:proofErr w:type="spellStart"/>
      <w:r w:rsidRPr="00B75994">
        <w:rPr>
          <w:sz w:val="24"/>
          <w:szCs w:val="24"/>
        </w:rPr>
        <w:t>Calculation</w:t>
      </w:r>
      <w:bookmarkEnd w:id="44"/>
      <w:proofErr w:type="spellEnd"/>
    </w:p>
    <w:p w14:paraId="16137DD8" w14:textId="7DD1057A" w:rsidR="007F48BE" w:rsidRPr="00B75994" w:rsidRDefault="00E31CC2" w:rsidP="00B75994">
      <w:pPr>
        <w:pStyle w:val="Tekstpods"/>
        <w:spacing w:after="0" w:line="360" w:lineRule="auto"/>
        <w:rPr>
          <w:szCs w:val="24"/>
        </w:rPr>
      </w:pPr>
      <w:r w:rsidRPr="00B75994">
        <w:rPr>
          <w:szCs w:val="24"/>
        </w:rPr>
        <w:t xml:space="preserve">Kolejną podstawową dla działania miernika ultradźwiękowego rzeczą jest obliczenia czasu jaki </w:t>
      </w:r>
      <w:r w:rsidR="00F213F2" w:rsidRPr="00B75994">
        <w:rPr>
          <w:szCs w:val="24"/>
        </w:rPr>
        <w:t>podróżuje</w:t>
      </w:r>
      <w:r w:rsidR="00A74A05" w:rsidRPr="00B75994">
        <w:rPr>
          <w:szCs w:val="24"/>
        </w:rPr>
        <w:t xml:space="preserve"> sygnał, od wygenerowania przez „</w:t>
      </w:r>
      <w:proofErr w:type="spellStart"/>
      <w:r w:rsidR="00A74A05" w:rsidRPr="00B75994">
        <w:rPr>
          <w:szCs w:val="24"/>
        </w:rPr>
        <w:t>Trigger</w:t>
      </w:r>
      <w:proofErr w:type="spellEnd"/>
      <w:r w:rsidR="00A74A05" w:rsidRPr="00B75994">
        <w:rPr>
          <w:szCs w:val="24"/>
        </w:rPr>
        <w:t xml:space="preserve">” aż po </w:t>
      </w:r>
      <w:r w:rsidR="005B2BF2" w:rsidRPr="00B75994">
        <w:rPr>
          <w:szCs w:val="24"/>
        </w:rPr>
        <w:t xml:space="preserve">odbiór odpitego sygnału przez odbiornik „Echo”. </w:t>
      </w:r>
      <w:r w:rsidR="00512CB7" w:rsidRPr="00B75994">
        <w:rPr>
          <w:szCs w:val="24"/>
        </w:rPr>
        <w:t xml:space="preserve">Pod uwagę do obliczeń bierzemy w tym wypadku również </w:t>
      </w:r>
      <w:r w:rsidR="0049728F" w:rsidRPr="00B75994">
        <w:rPr>
          <w:szCs w:val="24"/>
        </w:rPr>
        <w:t>temperaturę otoczenia</w:t>
      </w:r>
      <w:r w:rsidR="00D40460" w:rsidRPr="00B75994">
        <w:rPr>
          <w:szCs w:val="24"/>
        </w:rPr>
        <w:t xml:space="preserve">, dla której w ROM zapisaliśmy tabelę z </w:t>
      </w:r>
      <w:r w:rsidR="00425EB3" w:rsidRPr="00B75994">
        <w:rPr>
          <w:szCs w:val="24"/>
        </w:rPr>
        <w:t xml:space="preserve">wartościami </w:t>
      </w:r>
      <w:r w:rsidR="00122178" w:rsidRPr="00B75994">
        <w:rPr>
          <w:szCs w:val="24"/>
        </w:rPr>
        <w:t xml:space="preserve">prędkości dźwięku dla określonych temperatur powietrze </w:t>
      </w:r>
      <w:r w:rsidR="000A774F" w:rsidRPr="00B75994">
        <w:rPr>
          <w:szCs w:val="24"/>
        </w:rPr>
        <w:t>przy ciśnieniu atmosferycznym ok 1000hPa.</w:t>
      </w:r>
    </w:p>
    <w:p w14:paraId="0FF54CF6" w14:textId="14EC7631" w:rsidR="00251835" w:rsidRPr="00C85362" w:rsidRDefault="00C879AB" w:rsidP="00C85362">
      <w:pPr>
        <w:pStyle w:val="Tekstpods"/>
        <w:spacing w:after="0" w:line="360" w:lineRule="auto"/>
        <w:rPr>
          <w:szCs w:val="24"/>
        </w:rPr>
      </w:pPr>
      <w:r w:rsidRPr="00B75994">
        <w:rPr>
          <w:szCs w:val="24"/>
        </w:rPr>
        <w:t xml:space="preserve">Dla uniknięcia nadmiaru obliczeń konieczne było </w:t>
      </w:r>
      <w:r w:rsidR="004A3DC4" w:rsidRPr="00B75994">
        <w:rPr>
          <w:szCs w:val="24"/>
        </w:rPr>
        <w:t xml:space="preserve">policzenie dla każdej prędkości </w:t>
      </w:r>
      <w:r w:rsidR="00E0382D" w:rsidRPr="00B75994">
        <w:rPr>
          <w:szCs w:val="24"/>
        </w:rPr>
        <w:t xml:space="preserve">stosunku wyciągniętego z poniższego </w:t>
      </w:r>
      <w:r w:rsidR="00251835" w:rsidRPr="00B75994">
        <w:rPr>
          <w:szCs w:val="24"/>
        </w:rPr>
        <w:t>wzoru:</w:t>
      </w:r>
      <w:r w:rsidR="00251835" w:rsidRPr="00B75994">
        <w:rPr>
          <w:i/>
          <w:iCs/>
          <w:szCs w:val="24"/>
        </w:rPr>
        <w:t>)</w:t>
      </w:r>
    </w:p>
    <w:p w14:paraId="628F3167" w14:textId="32A697E1" w:rsidR="00C5652E" w:rsidRPr="003B30EA" w:rsidRDefault="003B30EA" w:rsidP="00B75994">
      <w:pPr>
        <w:pStyle w:val="Tekstpods"/>
        <w:spacing w:after="0" w:line="360" w:lineRule="auto"/>
        <w:contextualSpacing/>
        <w:rPr>
          <w:i/>
          <w:iCs/>
          <w:szCs w:val="24"/>
        </w:rPr>
      </w:pPr>
      <m:oMathPara>
        <m:oMath>
          <m:eqArr>
            <m:eqArrPr>
              <m:maxDist m:val="1"/>
              <m:ctrlPr>
                <w:rPr>
                  <w:rFonts w:ascii="Cambria Math" w:hAnsi="Cambria Math"/>
                  <w:i/>
                  <w:iCs/>
                  <w:szCs w:val="24"/>
                </w:rPr>
              </m:ctrlPr>
            </m:eqArrPr>
            <m:e>
              <m:r>
                <w:rPr>
                  <w:rFonts w:ascii="Cambria Math" w:hAnsi="Cambria Math"/>
                  <w:szCs w:val="24"/>
                </w:rPr>
                <m:t>odległość=</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czas podróży sygnału ×prędkość dźwięku</m:t>
                      </m:r>
                    </m:e>
                  </m:d>
                </m:num>
                <m:den>
                  <m:r>
                    <w:rPr>
                      <w:rFonts w:ascii="Cambria Math" w:hAnsi="Cambria Math"/>
                      <w:szCs w:val="24"/>
                    </w:rPr>
                    <m:t>2</m:t>
                  </m:r>
                </m:den>
              </m:f>
              <m:r>
                <w:rPr>
                  <w:rFonts w:ascii="Cambria Math" w:hAnsi="Cambria Math"/>
                  <w:szCs w:val="24"/>
                </w:rPr>
                <m:t>#</m:t>
              </m:r>
              <m:d>
                <m:dPr>
                  <m:ctrlPr>
                    <w:rPr>
                      <w:rFonts w:ascii="Cambria Math" w:hAnsi="Cambria Math"/>
                      <w:i/>
                      <w:iCs/>
                      <w:szCs w:val="24"/>
                    </w:rPr>
                  </m:ctrlPr>
                </m:dPr>
                <m:e>
                  <m:r>
                    <w:rPr>
                      <w:rFonts w:ascii="Cambria Math" w:hAnsi="Cambria Math"/>
                      <w:szCs w:val="24"/>
                    </w:rPr>
                    <m:t>4.</m:t>
                  </m:r>
                </m:e>
              </m:d>
            </m:e>
          </m:eqArr>
        </m:oMath>
      </m:oMathPara>
    </w:p>
    <w:p w14:paraId="015AB887" w14:textId="77777777" w:rsidR="003B30EA" w:rsidRPr="003B30EA" w:rsidRDefault="003B30EA" w:rsidP="00B75994">
      <w:pPr>
        <w:pStyle w:val="Tekstpods"/>
        <w:spacing w:after="0" w:line="360" w:lineRule="auto"/>
        <w:contextualSpacing/>
        <w:rPr>
          <w:i/>
          <w:iCs/>
          <w:szCs w:val="24"/>
        </w:rPr>
      </w:pPr>
    </w:p>
    <w:p w14:paraId="0213104C" w14:textId="391082B7" w:rsidR="004C237E" w:rsidRPr="00B75994" w:rsidRDefault="004C237E" w:rsidP="00B75994">
      <w:pPr>
        <w:pStyle w:val="Tekstpods"/>
        <w:spacing w:after="0" w:line="360" w:lineRule="auto"/>
        <w:ind w:firstLine="0"/>
        <w:contextualSpacing/>
        <w:rPr>
          <w:szCs w:val="24"/>
        </w:rPr>
      </w:pPr>
      <w:r w:rsidRPr="00B75994">
        <w:rPr>
          <w:szCs w:val="24"/>
        </w:rPr>
        <w:t xml:space="preserve">Odległość jest obliczana w metrach, więc dla obliczenia odległości w centymetrach należy </w:t>
      </w:r>
      <w:r w:rsidR="009839E9" w:rsidRPr="00B75994">
        <w:rPr>
          <w:szCs w:val="24"/>
        </w:rPr>
        <w:t xml:space="preserve">podzielić ją jeszcze na 100. Konieczne jest też obliczanie </w:t>
      </w:r>
      <w:r w:rsidR="00BC28A2" w:rsidRPr="00B75994">
        <w:rPr>
          <w:szCs w:val="24"/>
        </w:rPr>
        <w:t xml:space="preserve">czasu podróży sygnału z </w:t>
      </w:r>
      <w:r w:rsidR="00200DF6" w:rsidRPr="00B75994">
        <w:rPr>
          <w:szCs w:val="24"/>
        </w:rPr>
        <w:t>liczby bitów licznika 50Mhz</w:t>
      </w:r>
      <w:r w:rsidR="009914AB" w:rsidRPr="00B75994">
        <w:rPr>
          <w:szCs w:val="24"/>
        </w:rPr>
        <w:t xml:space="preserve"> na jednostkę czasu w układzie Si, w tym wypadku sekundy.</w:t>
      </w:r>
    </w:p>
    <w:p w14:paraId="51709786" w14:textId="1FB50B2C" w:rsidR="00C5652E" w:rsidRDefault="00C5652E" w:rsidP="00C5652E">
      <w:pPr>
        <w:pStyle w:val="Tekstpods"/>
        <w:spacing w:after="0" w:line="360" w:lineRule="auto"/>
        <w:ind w:firstLine="0"/>
        <w:contextualSpacing/>
        <w:jc w:val="center"/>
        <w:rPr>
          <w:i/>
          <w:iCs/>
          <w:szCs w:val="24"/>
        </w:rPr>
      </w:pPr>
      <w:proofErr w:type="spellStart"/>
      <w:r w:rsidRPr="00B75994">
        <w:rPr>
          <w:i/>
          <w:iCs/>
          <w:szCs w:val="24"/>
        </w:rPr>
        <w:t>Czas_podróży_sygnału</w:t>
      </w:r>
      <w:proofErr w:type="spellEnd"/>
      <w:r w:rsidRPr="00B75994">
        <w:rPr>
          <w:i/>
          <w:iCs/>
          <w:szCs w:val="24"/>
        </w:rPr>
        <w:t xml:space="preserve"> (bit) *50Mhz = T(s)</w:t>
      </w:r>
    </w:p>
    <w:p w14:paraId="162D6D00" w14:textId="270A309F" w:rsidR="00C5652E" w:rsidRPr="00C5652E" w:rsidRDefault="00C5652E" w:rsidP="00C5652E">
      <w:pPr>
        <w:pStyle w:val="Tekstpods"/>
        <w:spacing w:after="0" w:line="360" w:lineRule="auto"/>
        <w:ind w:firstLine="0"/>
        <w:contextualSpacing/>
        <w:jc w:val="center"/>
        <w:rPr>
          <w:i/>
          <w:iCs/>
          <w:szCs w:val="24"/>
        </w:rPr>
      </w:pPr>
      <m:oMathPara>
        <m:oMath>
          <m:eqArr>
            <m:eqArrPr>
              <m:maxDist m:val="1"/>
              <m:ctrlPr>
                <w:rPr>
                  <w:rFonts w:ascii="Cambria Math" w:hAnsi="Cambria Math"/>
                  <w:i/>
                  <w:iCs/>
                  <w:szCs w:val="24"/>
                </w:rPr>
              </m:ctrlPr>
            </m:eqArrPr>
            <m:e>
              <m:r>
                <w:rPr>
                  <w:rFonts w:ascii="Cambria Math" w:hAnsi="Cambria Math"/>
                  <w:szCs w:val="24"/>
                </w:rPr>
                <m:t>Czaspodróż</m:t>
              </m:r>
              <m:sSub>
                <m:sSubPr>
                  <m:ctrlPr>
                    <w:rPr>
                      <w:rFonts w:ascii="Cambria Math" w:hAnsi="Cambria Math"/>
                      <w:i/>
                      <w:iCs/>
                      <w:szCs w:val="24"/>
                    </w:rPr>
                  </m:ctrlPr>
                </m:sSubPr>
                <m:e>
                  <m:r>
                    <w:rPr>
                      <w:rFonts w:ascii="Cambria Math" w:hAnsi="Cambria Math"/>
                      <w:szCs w:val="24"/>
                    </w:rPr>
                    <m:t>y</m:t>
                  </m:r>
                </m:e>
                <m:sub>
                  <m:r>
                    <w:rPr>
                      <w:rFonts w:ascii="Cambria Math" w:hAnsi="Cambria Math"/>
                      <w:szCs w:val="24"/>
                    </w:rPr>
                    <m:t>sygnału</m:t>
                  </m:r>
                  <m:d>
                    <m:dPr>
                      <m:ctrlPr>
                        <w:rPr>
                          <w:rFonts w:ascii="Cambria Math" w:hAnsi="Cambria Math"/>
                          <w:i/>
                          <w:iCs/>
                          <w:szCs w:val="24"/>
                        </w:rPr>
                      </m:ctrlPr>
                    </m:dPr>
                    <m:e>
                      <m:r>
                        <w:rPr>
                          <w:rFonts w:ascii="Cambria Math" w:hAnsi="Cambria Math"/>
                          <w:szCs w:val="24"/>
                        </w:rPr>
                        <m:t>bit</m:t>
                      </m:r>
                    </m:e>
                  </m:d>
                </m:sub>
              </m:sSub>
              <m:r>
                <w:rPr>
                  <w:rFonts w:ascii="Cambria Math" w:hAnsi="Cambria Math"/>
                  <w:szCs w:val="24"/>
                </w:rPr>
                <m:t>*50MHz=T</m:t>
              </m:r>
              <m:d>
                <m:dPr>
                  <m:ctrlPr>
                    <w:rPr>
                      <w:rFonts w:ascii="Cambria Math" w:hAnsi="Cambria Math"/>
                      <w:i/>
                      <w:iCs/>
                      <w:szCs w:val="24"/>
                    </w:rPr>
                  </m:ctrlPr>
                </m:dPr>
                <m:e>
                  <m:r>
                    <w:rPr>
                      <w:rFonts w:ascii="Cambria Math" w:hAnsi="Cambria Math"/>
                      <w:szCs w:val="24"/>
                    </w:rPr>
                    <m:t>s</m:t>
                  </m:r>
                </m:e>
              </m:d>
              <m:r>
                <w:rPr>
                  <w:rFonts w:ascii="Cambria Math" w:hAnsi="Cambria Math"/>
                  <w:szCs w:val="24"/>
                </w:rPr>
                <m:t>#</m:t>
              </m:r>
              <m:d>
                <m:dPr>
                  <m:ctrlPr>
                    <w:rPr>
                      <w:rFonts w:ascii="Cambria Math" w:hAnsi="Cambria Math"/>
                      <w:i/>
                      <w:iCs/>
                      <w:szCs w:val="24"/>
                    </w:rPr>
                  </m:ctrlPr>
                </m:dPr>
                <m:e>
                  <m:r>
                    <w:rPr>
                      <w:rFonts w:ascii="Cambria Math" w:hAnsi="Cambria Math"/>
                      <w:szCs w:val="24"/>
                    </w:rPr>
                    <m:t>5.</m:t>
                  </m:r>
                </m:e>
              </m:d>
            </m:e>
          </m:eqArr>
        </m:oMath>
      </m:oMathPara>
    </w:p>
    <w:p w14:paraId="703589B0" w14:textId="77777777" w:rsidR="00C5652E" w:rsidRPr="00C5652E" w:rsidRDefault="00C5652E" w:rsidP="00C5652E">
      <w:pPr>
        <w:pStyle w:val="Tekstpods"/>
        <w:spacing w:after="0" w:line="360" w:lineRule="auto"/>
        <w:ind w:firstLine="0"/>
        <w:contextualSpacing/>
        <w:jc w:val="center"/>
        <w:rPr>
          <w:i/>
          <w:iCs/>
          <w:szCs w:val="24"/>
        </w:rPr>
      </w:pPr>
    </w:p>
    <w:p w14:paraId="730F3C28" w14:textId="68F7906B" w:rsidR="00C73278" w:rsidRPr="00B75994" w:rsidRDefault="00A021D1" w:rsidP="00B75994">
      <w:pPr>
        <w:pStyle w:val="Tekstpods"/>
        <w:spacing w:after="0" w:line="360" w:lineRule="auto"/>
        <w:ind w:firstLine="0"/>
        <w:contextualSpacing/>
        <w:rPr>
          <w:szCs w:val="24"/>
        </w:rPr>
      </w:pPr>
      <w:r w:rsidRPr="00B75994">
        <w:rPr>
          <w:szCs w:val="24"/>
        </w:rPr>
        <w:t>Czas podróży sygnału jest programowi znany, oblicza tę wartość licznik resetowany sygnałem „</w:t>
      </w:r>
      <w:proofErr w:type="spellStart"/>
      <w:r w:rsidRPr="00B75994">
        <w:rPr>
          <w:szCs w:val="24"/>
        </w:rPr>
        <w:t>Trigger</w:t>
      </w:r>
      <w:proofErr w:type="spellEnd"/>
      <w:r w:rsidRPr="00B75994">
        <w:rPr>
          <w:szCs w:val="24"/>
        </w:rPr>
        <w:t>” i zatrzymywany</w:t>
      </w:r>
      <w:r w:rsidR="001F4C3A" w:rsidRPr="00B75994">
        <w:rPr>
          <w:szCs w:val="24"/>
        </w:rPr>
        <w:t>/uruchamiany</w:t>
      </w:r>
      <w:r w:rsidRPr="00B75994">
        <w:rPr>
          <w:szCs w:val="24"/>
        </w:rPr>
        <w:t xml:space="preserve"> </w:t>
      </w:r>
      <w:r w:rsidR="001D7CBD" w:rsidRPr="00B75994">
        <w:rPr>
          <w:szCs w:val="24"/>
        </w:rPr>
        <w:t xml:space="preserve">sygnałem „Echo”. </w:t>
      </w:r>
      <w:r w:rsidR="00AE7502" w:rsidRPr="00B75994">
        <w:rPr>
          <w:szCs w:val="24"/>
        </w:rPr>
        <w:t xml:space="preserve">Długość sygnału Echo </w:t>
      </w:r>
      <w:r w:rsidR="00766093" w:rsidRPr="00B75994">
        <w:rPr>
          <w:szCs w:val="24"/>
        </w:rPr>
        <w:t>w bitach musimy przeliczyć na wartości w sekundach.</w:t>
      </w:r>
      <w:r w:rsidR="00084223" w:rsidRPr="00B75994">
        <w:rPr>
          <w:szCs w:val="24"/>
        </w:rPr>
        <w:t xml:space="preserve"> </w:t>
      </w:r>
      <w:r w:rsidR="00DF380A" w:rsidRPr="00B75994">
        <w:rPr>
          <w:szCs w:val="24"/>
        </w:rPr>
        <w:t>Stąd obliczamy stosunek</w:t>
      </w:r>
      <w:r w:rsidR="00BD2567" w:rsidRPr="00B75994">
        <w:rPr>
          <w:szCs w:val="24"/>
        </w:rPr>
        <w:t xml:space="preserve"> x</w:t>
      </w:r>
      <w:r w:rsidR="00DF380A" w:rsidRPr="00B75994">
        <w:rPr>
          <w:szCs w:val="24"/>
        </w:rPr>
        <w:t xml:space="preserve">, posługując się przykładową prędkością dźwięku </w:t>
      </w:r>
      <w:r w:rsidR="00F51E97" w:rsidRPr="00B75994">
        <w:rPr>
          <w:szCs w:val="24"/>
        </w:rPr>
        <w:t>340 m/s</w:t>
      </w:r>
      <w:r w:rsidR="00550B98" w:rsidRPr="00B75994">
        <w:rPr>
          <w:szCs w:val="24"/>
        </w:rPr>
        <w:t xml:space="preserve"> i </w:t>
      </w:r>
      <w:r w:rsidR="00D80546" w:rsidRPr="00B75994">
        <w:rPr>
          <w:szCs w:val="24"/>
        </w:rPr>
        <w:t>wyłączamy</w:t>
      </w:r>
      <w:r w:rsidR="00564ABC" w:rsidRPr="00B75994">
        <w:rPr>
          <w:szCs w:val="24"/>
        </w:rPr>
        <w:t xml:space="preserve"> ze wzoru</w:t>
      </w:r>
      <w:r w:rsidR="00D80546" w:rsidRPr="00B75994">
        <w:rPr>
          <w:szCs w:val="24"/>
        </w:rPr>
        <w:t xml:space="preserve"> </w:t>
      </w:r>
      <w:r w:rsidR="00357BB8" w:rsidRPr="00B75994">
        <w:rPr>
          <w:szCs w:val="24"/>
        </w:rPr>
        <w:t>czas trwania sygnału</w:t>
      </w:r>
      <w:r w:rsidR="00F51E97" w:rsidRPr="00B75994">
        <w:rPr>
          <w:szCs w:val="24"/>
        </w:rPr>
        <w:t xml:space="preserve">. </w:t>
      </w:r>
    </w:p>
    <w:p w14:paraId="15D83E9C" w14:textId="6B057464" w:rsidR="00A76651" w:rsidRPr="00A76651" w:rsidRDefault="00A76651" w:rsidP="00777A90">
      <w:pPr>
        <w:pStyle w:val="Tekstpods"/>
        <w:spacing w:after="0" w:line="360" w:lineRule="auto"/>
        <w:ind w:firstLine="0"/>
        <w:contextualSpacing/>
        <w:jc w:val="center"/>
        <w:rPr>
          <w:szCs w:val="24"/>
        </w:rPr>
      </w:pPr>
      <m:oMathPara>
        <m:oMath>
          <m:eqArr>
            <m:eqArrPr>
              <m:maxDist m:val="1"/>
              <m:ctrlPr>
                <w:rPr>
                  <w:rFonts w:ascii="Cambria Math" w:hAnsi="Cambria Math"/>
                  <w:i/>
                  <w:szCs w:val="24"/>
                </w:rPr>
              </m:ctrlPr>
            </m:eqArrPr>
            <m:e>
              <m:r>
                <w:rPr>
                  <w:rFonts w:ascii="Cambria Math" w:hAnsi="Cambria Math"/>
                  <w:szCs w:val="24"/>
                </w:rPr>
                <m:t>x=</m:t>
              </m:r>
              <m:f>
                <m:fPr>
                  <m:ctrlPr>
                    <w:rPr>
                      <w:rFonts w:ascii="Cambria Math" w:hAnsi="Cambria Math"/>
                      <w:i/>
                      <w:szCs w:val="24"/>
                    </w:rPr>
                  </m:ctrlPr>
                </m:fPr>
                <m:num>
                  <m:f>
                    <m:fPr>
                      <m:ctrlPr>
                        <w:rPr>
                          <w:rFonts w:ascii="Cambria Math" w:hAnsi="Cambria Math"/>
                          <w:i/>
                          <w:szCs w:val="24"/>
                        </w:rPr>
                      </m:ctrlPr>
                    </m:fPr>
                    <m:num>
                      <m:r>
                        <w:rPr>
                          <w:rFonts w:ascii="Cambria Math" w:hAnsi="Cambria Math"/>
                          <w:szCs w:val="24"/>
                        </w:rPr>
                        <m:t>prędkoś</m:t>
                      </m:r>
                      <m:sSub>
                        <m:sSubPr>
                          <m:ctrlPr>
                            <w:rPr>
                              <w:rFonts w:ascii="Cambria Math" w:hAnsi="Cambria Math"/>
                              <w:i/>
                              <w:szCs w:val="24"/>
                            </w:rPr>
                          </m:ctrlPr>
                        </m:sSubPr>
                        <m:e>
                          <m:r>
                            <w:rPr>
                              <w:rFonts w:ascii="Cambria Math" w:hAnsi="Cambria Math"/>
                              <w:szCs w:val="24"/>
                            </w:rPr>
                            <m:t>ć</m:t>
                          </m:r>
                        </m:e>
                        <m:sub>
                          <m:r>
                            <w:rPr>
                              <w:rFonts w:ascii="Cambria Math" w:hAnsi="Cambria Math"/>
                              <w:szCs w:val="24"/>
                            </w:rPr>
                            <m:t>dźwięku</m:t>
                          </m:r>
                        </m:sub>
                      </m:sSub>
                    </m:num>
                    <m:den>
                      <m:r>
                        <w:rPr>
                          <w:rFonts w:ascii="Cambria Math" w:hAnsi="Cambria Math"/>
                          <w:szCs w:val="24"/>
                        </w:rPr>
                        <m:t>50 000 000</m:t>
                      </m:r>
                    </m:den>
                  </m:f>
                  <m:r>
                    <w:rPr>
                      <w:rFonts w:ascii="Cambria Math" w:hAnsi="Cambria Math"/>
                      <w:szCs w:val="24"/>
                    </w:rPr>
                    <m:t>*100</m:t>
                  </m:r>
                </m:num>
                <m:den>
                  <m:r>
                    <w:rPr>
                      <w:rFonts w:ascii="Cambria Math" w:hAnsi="Cambria Math"/>
                      <w:szCs w:val="24"/>
                    </w:rPr>
                    <m:t>2</m:t>
                  </m:r>
                </m:den>
              </m:f>
              <m:r>
                <w:rPr>
                  <w:rFonts w:ascii="Cambria Math" w:hAnsi="Cambria Math"/>
                  <w:szCs w:val="24"/>
                </w:rPr>
                <m:t>=0,00034 #</m:t>
              </m:r>
              <m:d>
                <m:dPr>
                  <m:ctrlPr>
                    <w:rPr>
                      <w:rFonts w:ascii="Cambria Math" w:hAnsi="Cambria Math"/>
                      <w:i/>
                    </w:rPr>
                  </m:ctrlPr>
                </m:dPr>
                <m:e>
                  <m:r>
                    <w:rPr>
                      <w:rFonts w:ascii="Cambria Math" w:hAnsi="Cambria Math"/>
                      <w:i/>
                    </w:rPr>
                    <w:fldChar w:fldCharType="begin"/>
                  </m:r>
                  <m:r>
                    <w:rPr>
                      <w:rFonts w:ascii="Cambria Math" w:hAnsi="Cambria Math"/>
                    </w:rPr>
                    <m:t xml:space="preserve"> SEQ rownanie\* Ordinal\r 1 \* MERGEFORMAT </m:t>
                  </m:r>
                  <m:r>
                    <w:rPr>
                      <w:rFonts w:ascii="Cambria Math" w:hAnsi="Cambria Math"/>
                      <w:i/>
                    </w:rPr>
                    <w:fldChar w:fldCharType="separate"/>
                  </m:r>
                  <m:r>
                    <w:rPr>
                      <w:rFonts w:ascii="Cambria Math" w:hAnsi="Cambria Math"/>
                      <w:noProof/>
                    </w:rPr>
                    <m:t>6</m:t>
                  </m:r>
                  <m:r>
                    <w:rPr>
                      <w:rFonts w:ascii="Cambria Math" w:hAnsi="Cambria Math"/>
                      <w:noProof/>
                    </w:rPr>
                    <m:t>.</m:t>
                  </m:r>
                  <m:r>
                    <w:rPr>
                      <w:rFonts w:ascii="Cambria Math" w:hAnsi="Cambria Math"/>
                      <w:i/>
                    </w:rPr>
                    <w:fldChar w:fldCharType="end"/>
                  </m:r>
                </m:e>
              </m:d>
            </m:e>
          </m:eqArr>
        </m:oMath>
      </m:oMathPara>
    </w:p>
    <w:p w14:paraId="47624257" w14:textId="19AFF7EB" w:rsidR="00873C47" w:rsidRPr="00B75994" w:rsidRDefault="00BE3099" w:rsidP="00A76651">
      <w:pPr>
        <w:pStyle w:val="Tekstpods"/>
        <w:spacing w:after="0" w:line="360" w:lineRule="auto"/>
        <w:ind w:firstLine="0"/>
        <w:contextualSpacing/>
        <w:jc w:val="center"/>
        <w:rPr>
          <w:szCs w:val="24"/>
        </w:rPr>
      </w:pPr>
      <w:r w:rsidRPr="00B75994">
        <w:rPr>
          <w:szCs w:val="24"/>
        </w:rPr>
        <w:t xml:space="preserve"> </w:t>
      </w:r>
      <w:r w:rsidR="00FF2BBC" w:rsidRPr="00B75994">
        <w:rPr>
          <w:szCs w:val="24"/>
        </w:rPr>
        <w:t xml:space="preserve">Aby uzyskać z powyższego wyniku </w:t>
      </w:r>
      <w:r w:rsidR="009D1F67" w:rsidRPr="00B75994">
        <w:rPr>
          <w:szCs w:val="24"/>
        </w:rPr>
        <w:t xml:space="preserve">konieczne jest przesunięcie bitowe. W tym </w:t>
      </w:r>
      <w:r w:rsidR="00E356B9" w:rsidRPr="00B75994">
        <w:rPr>
          <w:szCs w:val="24"/>
        </w:rPr>
        <w:t>wypadku,</w:t>
      </w:r>
      <w:r w:rsidR="009D1F67" w:rsidRPr="00B75994">
        <w:rPr>
          <w:szCs w:val="24"/>
        </w:rPr>
        <w:t xml:space="preserve"> </w:t>
      </w:r>
      <w:r w:rsidR="006F631A" w:rsidRPr="00B75994">
        <w:rPr>
          <w:szCs w:val="24"/>
        </w:rPr>
        <w:t xml:space="preserve">aby liczba </w:t>
      </w:r>
      <w:r w:rsidR="00525EF7" w:rsidRPr="00B75994">
        <w:rPr>
          <w:szCs w:val="24"/>
        </w:rPr>
        <w:t xml:space="preserve">była </w:t>
      </w:r>
      <w:r w:rsidR="00EE34A2" w:rsidRPr="00B75994">
        <w:rPr>
          <w:szCs w:val="24"/>
        </w:rPr>
        <w:t>ośmiu</w:t>
      </w:r>
      <w:r w:rsidR="00525EF7" w:rsidRPr="00B75994">
        <w:rPr>
          <w:szCs w:val="24"/>
        </w:rPr>
        <w:t xml:space="preserve"> bitow</w:t>
      </w:r>
      <w:r w:rsidR="00EE34A2" w:rsidRPr="00B75994">
        <w:rPr>
          <w:szCs w:val="24"/>
        </w:rPr>
        <w:t xml:space="preserve">ą należy ją pomnożyć o mniej więcej milion. Najbliższa potęga </w:t>
      </w:r>
      <w:r w:rsidR="00EE34A2" w:rsidRPr="00B75994">
        <w:rPr>
          <w:szCs w:val="24"/>
        </w:rPr>
        <w:lastRenderedPageBreak/>
        <w:t xml:space="preserve">dwójki </w:t>
      </w:r>
      <w:r w:rsidR="0035515F" w:rsidRPr="00B75994">
        <w:rPr>
          <w:szCs w:val="24"/>
        </w:rPr>
        <w:t xml:space="preserve">od miliona to 2^20 = 1 048 </w:t>
      </w:r>
      <w:r w:rsidR="00E356B9" w:rsidRPr="00B75994">
        <w:rPr>
          <w:szCs w:val="24"/>
        </w:rPr>
        <w:t>576 i</w:t>
      </w:r>
      <w:r w:rsidR="0035515F" w:rsidRPr="00B75994">
        <w:rPr>
          <w:szCs w:val="24"/>
        </w:rPr>
        <w:t xml:space="preserve"> jest to </w:t>
      </w:r>
      <w:proofErr w:type="gramStart"/>
      <w:r w:rsidR="0035515F" w:rsidRPr="00B75994">
        <w:rPr>
          <w:szCs w:val="24"/>
        </w:rPr>
        <w:t>liczba</w:t>
      </w:r>
      <w:proofErr w:type="gramEnd"/>
      <w:r w:rsidR="0035515F" w:rsidRPr="00B75994">
        <w:rPr>
          <w:szCs w:val="24"/>
        </w:rPr>
        <w:t xml:space="preserve"> przez którą musimy przemnożyć </w:t>
      </w:r>
      <w:r w:rsidR="00E84A14" w:rsidRPr="00B75994">
        <w:rPr>
          <w:szCs w:val="24"/>
        </w:rPr>
        <w:t>wcześniejszy wynik. Aby otrzymać liczbę 8śmio bitową</w:t>
      </w:r>
      <w:r w:rsidR="00873C47" w:rsidRPr="00B75994">
        <w:rPr>
          <w:szCs w:val="24"/>
        </w:rPr>
        <w:t>:</w:t>
      </w:r>
    </w:p>
    <w:p w14:paraId="213D388E" w14:textId="1A3228F9" w:rsidR="00E84A14" w:rsidRPr="00B75994" w:rsidRDefault="00E84A14" w:rsidP="00777A90">
      <w:pPr>
        <w:pStyle w:val="Tekstpods"/>
        <w:spacing w:after="0" w:line="360" w:lineRule="auto"/>
        <w:ind w:firstLine="0"/>
        <w:contextualSpacing/>
        <w:jc w:val="center"/>
        <w:rPr>
          <w:szCs w:val="24"/>
        </w:rPr>
      </w:pPr>
      <w:r w:rsidRPr="00B75994">
        <w:rPr>
          <w:szCs w:val="24"/>
        </w:rPr>
        <w:t xml:space="preserve">x = </w:t>
      </w:r>
      <w:r w:rsidR="00CE5A0D" w:rsidRPr="00B75994">
        <w:rPr>
          <w:szCs w:val="24"/>
        </w:rPr>
        <w:t xml:space="preserve">0,00034 * 2^20 = </w:t>
      </w:r>
      <w:r w:rsidR="00524A0F" w:rsidRPr="00B75994">
        <w:rPr>
          <w:szCs w:val="24"/>
        </w:rPr>
        <w:t>356,51584</w:t>
      </w:r>
    </w:p>
    <w:p w14:paraId="03EFBFBA" w14:textId="57A42651" w:rsidR="00873C47" w:rsidRPr="00B75994" w:rsidRDefault="00873C47" w:rsidP="00777A90">
      <w:pPr>
        <w:overflowPunct/>
        <w:autoSpaceDE/>
        <w:autoSpaceDN/>
        <w:adjustRightInd/>
        <w:spacing w:line="360" w:lineRule="auto"/>
        <w:jc w:val="center"/>
        <w:textAlignment w:val="auto"/>
        <w:rPr>
          <w:color w:val="000000"/>
          <w:szCs w:val="24"/>
        </w:rPr>
      </w:pPr>
      <w:r w:rsidRPr="00B75994">
        <w:rPr>
          <w:szCs w:val="24"/>
        </w:rPr>
        <w:t xml:space="preserve">x = </w:t>
      </w:r>
      <w:r w:rsidRPr="00B75994">
        <w:rPr>
          <w:color w:val="000000"/>
          <w:szCs w:val="24"/>
        </w:rPr>
        <w:t>101100100</w:t>
      </w:r>
    </w:p>
    <w:p w14:paraId="4BD7BE3A" w14:textId="451A6A7D" w:rsidR="00873C47" w:rsidRPr="00B75994" w:rsidRDefault="00C7021E" w:rsidP="00B75994">
      <w:pPr>
        <w:pStyle w:val="Tekstpods"/>
        <w:spacing w:after="0" w:line="360" w:lineRule="auto"/>
        <w:ind w:firstLine="0"/>
        <w:contextualSpacing/>
        <w:rPr>
          <w:szCs w:val="24"/>
        </w:rPr>
      </w:pPr>
      <w:r w:rsidRPr="00B75994">
        <w:rPr>
          <w:szCs w:val="24"/>
        </w:rPr>
        <w:t>obliczając stosunek do kolejnych wartości prędkości d</w:t>
      </w:r>
      <w:r w:rsidR="004B2126" w:rsidRPr="00B75994">
        <w:rPr>
          <w:szCs w:val="24"/>
        </w:rPr>
        <w:t>ź</w:t>
      </w:r>
      <w:r w:rsidRPr="00B75994">
        <w:rPr>
          <w:szCs w:val="24"/>
        </w:rPr>
        <w:t>wię</w:t>
      </w:r>
      <w:r w:rsidR="004B2126" w:rsidRPr="00B75994">
        <w:rPr>
          <w:szCs w:val="24"/>
        </w:rPr>
        <w:t>ku mamy następującą tabelę ROM:</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5"/>
        <w:gridCol w:w="6911"/>
      </w:tblGrid>
      <w:tr w:rsidR="004B3D7C" w:rsidRPr="00B75994" w14:paraId="4BABD435" w14:textId="77777777" w:rsidTr="004B3D7C">
        <w:trPr>
          <w:tblCellSpacing w:w="15" w:type="dxa"/>
        </w:trPr>
        <w:tc>
          <w:tcPr>
            <w:tcW w:w="0" w:type="auto"/>
            <w:vAlign w:val="center"/>
            <w:hideMark/>
          </w:tcPr>
          <w:p w14:paraId="4CD46067"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w:t>
            </w:r>
          </w:p>
          <w:p w14:paraId="0A832211"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2</w:t>
            </w:r>
          </w:p>
          <w:p w14:paraId="63BEA710"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3</w:t>
            </w:r>
          </w:p>
          <w:p w14:paraId="241BF631"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4</w:t>
            </w:r>
          </w:p>
          <w:p w14:paraId="5FC0866C"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5</w:t>
            </w:r>
          </w:p>
          <w:p w14:paraId="77F1C827"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6</w:t>
            </w:r>
          </w:p>
          <w:p w14:paraId="11988817"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7</w:t>
            </w:r>
          </w:p>
          <w:p w14:paraId="23A9A104"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8</w:t>
            </w:r>
          </w:p>
          <w:p w14:paraId="3D92D4F2"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9</w:t>
            </w:r>
          </w:p>
          <w:p w14:paraId="45000E1F"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10</w:t>
            </w:r>
          </w:p>
          <w:p w14:paraId="2E2A9CAB"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11</w:t>
            </w:r>
          </w:p>
          <w:p w14:paraId="33C92B0E"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12</w:t>
            </w:r>
          </w:p>
          <w:p w14:paraId="4785973F"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13</w:t>
            </w:r>
          </w:p>
          <w:p w14:paraId="6B081996"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14</w:t>
            </w:r>
          </w:p>
        </w:tc>
        <w:tc>
          <w:tcPr>
            <w:tcW w:w="0" w:type="auto"/>
            <w:vAlign w:val="center"/>
            <w:hideMark/>
          </w:tcPr>
          <w:p w14:paraId="30CA7732"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type</w:t>
            </w:r>
            <w:r w:rsidRPr="00B75994">
              <w:rPr>
                <w:color w:val="333333"/>
                <w:szCs w:val="24"/>
                <w:lang w:val="en-US"/>
              </w:rPr>
              <w:t xml:space="preserve"> </w:t>
            </w:r>
            <w:proofErr w:type="spellStart"/>
            <w:r w:rsidRPr="00B75994">
              <w:rPr>
                <w:color w:val="333333"/>
                <w:szCs w:val="24"/>
                <w:lang w:val="en-US"/>
              </w:rPr>
              <w:t>ROM_Array</w:t>
            </w:r>
            <w:proofErr w:type="spellEnd"/>
            <w:r w:rsidRPr="00B75994">
              <w:rPr>
                <w:color w:val="333333"/>
                <w:szCs w:val="24"/>
                <w:lang w:val="en-US"/>
              </w:rPr>
              <w:t xml:space="preserve"> </w:t>
            </w:r>
            <w:r w:rsidRPr="00B75994">
              <w:rPr>
                <w:color w:val="0000FF"/>
                <w:szCs w:val="24"/>
                <w:lang w:val="en-US"/>
              </w:rPr>
              <w:t>is</w:t>
            </w:r>
            <w:r w:rsidRPr="00B75994">
              <w:rPr>
                <w:color w:val="333333"/>
                <w:szCs w:val="24"/>
                <w:lang w:val="en-US"/>
              </w:rPr>
              <w:t xml:space="preserve"> </w:t>
            </w:r>
            <w:r w:rsidRPr="00B75994">
              <w:rPr>
                <w:color w:val="0000FF"/>
                <w:szCs w:val="24"/>
                <w:lang w:val="en-US"/>
              </w:rPr>
              <w:t>array</w:t>
            </w:r>
            <w:r w:rsidRPr="00B75994">
              <w:rPr>
                <w:color w:val="333333"/>
                <w:szCs w:val="24"/>
                <w:lang w:val="en-US"/>
              </w:rPr>
              <w:t xml:space="preserve"> (0 </w:t>
            </w:r>
            <w:r w:rsidRPr="00B75994">
              <w:rPr>
                <w:color w:val="0000FF"/>
                <w:szCs w:val="24"/>
                <w:lang w:val="en-US"/>
              </w:rPr>
              <w:t>to</w:t>
            </w:r>
            <w:r w:rsidRPr="00B75994">
              <w:rPr>
                <w:color w:val="333333"/>
                <w:szCs w:val="24"/>
                <w:lang w:val="en-US"/>
              </w:rPr>
              <w:t xml:space="preserve"> 10) </w:t>
            </w:r>
            <w:r w:rsidRPr="00B75994">
              <w:rPr>
                <w:color w:val="0000FF"/>
                <w:szCs w:val="24"/>
                <w:lang w:val="en-US"/>
              </w:rPr>
              <w:t>of</w:t>
            </w:r>
            <w:r w:rsidRPr="00B75994">
              <w:rPr>
                <w:color w:val="333333"/>
                <w:szCs w:val="24"/>
                <w:lang w:val="en-US"/>
              </w:rPr>
              <w:t xml:space="preserve"> </w:t>
            </w:r>
            <w:proofErr w:type="spellStart"/>
            <w:r w:rsidRPr="00B75994">
              <w:rPr>
                <w:color w:val="2B91AF"/>
                <w:szCs w:val="24"/>
                <w:lang w:val="en-US"/>
              </w:rPr>
              <w:t>std_logic_</w:t>
            </w:r>
            <w:proofErr w:type="gramStart"/>
            <w:r w:rsidRPr="00B75994">
              <w:rPr>
                <w:color w:val="2B91AF"/>
                <w:szCs w:val="24"/>
                <w:lang w:val="en-US"/>
              </w:rPr>
              <w:t>vector</w:t>
            </w:r>
            <w:proofErr w:type="spellEnd"/>
            <w:r w:rsidRPr="00B75994">
              <w:rPr>
                <w:color w:val="333333"/>
                <w:szCs w:val="24"/>
                <w:lang w:val="en-US"/>
              </w:rPr>
              <w:t>(</w:t>
            </w:r>
            <w:proofErr w:type="gramEnd"/>
            <w:r w:rsidRPr="00B75994">
              <w:rPr>
                <w:color w:val="333333"/>
                <w:szCs w:val="24"/>
                <w:lang w:val="en-US"/>
              </w:rPr>
              <w:t xml:space="preserve">8 </w:t>
            </w:r>
            <w:proofErr w:type="spellStart"/>
            <w:r w:rsidRPr="00B75994">
              <w:rPr>
                <w:color w:val="0000FF"/>
                <w:szCs w:val="24"/>
                <w:lang w:val="en-US"/>
              </w:rPr>
              <w:t>downto</w:t>
            </w:r>
            <w:proofErr w:type="spellEnd"/>
            <w:r w:rsidRPr="00B75994">
              <w:rPr>
                <w:color w:val="333333"/>
                <w:szCs w:val="24"/>
                <w:lang w:val="en-US"/>
              </w:rPr>
              <w:t xml:space="preserve"> 0);</w:t>
            </w:r>
          </w:p>
          <w:p w14:paraId="624B7BA0"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constant</w:t>
            </w:r>
            <w:r w:rsidRPr="00B75994">
              <w:rPr>
                <w:color w:val="333333"/>
                <w:szCs w:val="24"/>
                <w:lang w:val="en-US"/>
              </w:rPr>
              <w:t xml:space="preserve"> </w:t>
            </w:r>
            <w:proofErr w:type="gramStart"/>
            <w:r w:rsidRPr="00B75994">
              <w:rPr>
                <w:color w:val="333333"/>
                <w:szCs w:val="24"/>
                <w:lang w:val="en-US"/>
              </w:rPr>
              <w:t>ROM :</w:t>
            </w:r>
            <w:proofErr w:type="gramEnd"/>
            <w:r w:rsidRPr="00B75994">
              <w:rPr>
                <w:color w:val="333333"/>
                <w:szCs w:val="24"/>
                <w:lang w:val="en-US"/>
              </w:rPr>
              <w:t xml:space="preserve"> </w:t>
            </w:r>
            <w:proofErr w:type="spellStart"/>
            <w:r w:rsidRPr="00B75994">
              <w:rPr>
                <w:color w:val="333333"/>
                <w:szCs w:val="24"/>
                <w:lang w:val="en-US"/>
              </w:rPr>
              <w:t>ROM_Array</w:t>
            </w:r>
            <w:proofErr w:type="spellEnd"/>
            <w:r w:rsidRPr="00B75994">
              <w:rPr>
                <w:color w:val="333333"/>
                <w:szCs w:val="24"/>
                <w:lang w:val="en-US"/>
              </w:rPr>
              <w:t xml:space="preserve"> := (</w:t>
            </w:r>
          </w:p>
          <w:p w14:paraId="04D28764"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A31515"/>
                <w:szCs w:val="24"/>
                <w:lang w:val="en-US"/>
              </w:rPr>
              <w:t>"101011011"</w:t>
            </w:r>
            <w:r w:rsidRPr="00B75994">
              <w:rPr>
                <w:color w:val="333333"/>
                <w:szCs w:val="24"/>
                <w:lang w:val="en-US"/>
              </w:rPr>
              <w:t xml:space="preserve">, </w:t>
            </w:r>
            <w:r w:rsidRPr="00B75994">
              <w:rPr>
                <w:color w:val="008000"/>
                <w:szCs w:val="24"/>
                <w:lang w:val="en-US"/>
              </w:rPr>
              <w:t>-- 331.3 m/s 0 C</w:t>
            </w:r>
          </w:p>
          <w:p w14:paraId="1BA0A7C6"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A31515"/>
                <w:szCs w:val="24"/>
                <w:lang w:val="en-US"/>
              </w:rPr>
              <w:t>"101011110"</w:t>
            </w:r>
            <w:r w:rsidRPr="00B75994">
              <w:rPr>
                <w:color w:val="333333"/>
                <w:szCs w:val="24"/>
                <w:lang w:val="en-US"/>
              </w:rPr>
              <w:t xml:space="preserve">, </w:t>
            </w:r>
            <w:r w:rsidRPr="00B75994">
              <w:rPr>
                <w:color w:val="008000"/>
                <w:szCs w:val="24"/>
                <w:lang w:val="en-US"/>
              </w:rPr>
              <w:t>-- 334.3 m/s 5 C</w:t>
            </w:r>
          </w:p>
          <w:p w14:paraId="7D51235A"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A31515"/>
                <w:szCs w:val="24"/>
                <w:lang w:val="en-US"/>
              </w:rPr>
              <w:t>"101100001"</w:t>
            </w:r>
            <w:r w:rsidRPr="00B75994">
              <w:rPr>
                <w:color w:val="333333"/>
                <w:szCs w:val="24"/>
                <w:lang w:val="en-US"/>
              </w:rPr>
              <w:t xml:space="preserve">, </w:t>
            </w:r>
            <w:r w:rsidRPr="00B75994">
              <w:rPr>
                <w:color w:val="008000"/>
                <w:szCs w:val="24"/>
                <w:lang w:val="en-US"/>
              </w:rPr>
              <w:t>-- 337.3 m/s 10 C</w:t>
            </w:r>
          </w:p>
          <w:p w14:paraId="2CC63E64"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A31515"/>
                <w:szCs w:val="24"/>
                <w:lang w:val="en-US"/>
              </w:rPr>
              <w:t>"101100100"</w:t>
            </w:r>
            <w:r w:rsidRPr="00B75994">
              <w:rPr>
                <w:color w:val="333333"/>
                <w:szCs w:val="24"/>
                <w:lang w:val="en-US"/>
              </w:rPr>
              <w:t xml:space="preserve">, </w:t>
            </w:r>
            <w:r w:rsidRPr="00B75994">
              <w:rPr>
                <w:color w:val="008000"/>
                <w:szCs w:val="24"/>
                <w:lang w:val="en-US"/>
              </w:rPr>
              <w:t>-- 340.3 m/s 15 C</w:t>
            </w:r>
          </w:p>
          <w:p w14:paraId="4C543E32"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A31515"/>
                <w:szCs w:val="24"/>
                <w:lang w:val="en-US"/>
              </w:rPr>
              <w:t>"101100111"</w:t>
            </w:r>
            <w:r w:rsidRPr="00B75994">
              <w:rPr>
                <w:color w:val="333333"/>
                <w:szCs w:val="24"/>
                <w:lang w:val="en-US"/>
              </w:rPr>
              <w:t xml:space="preserve">, </w:t>
            </w:r>
            <w:r w:rsidRPr="00B75994">
              <w:rPr>
                <w:color w:val="008000"/>
                <w:szCs w:val="24"/>
                <w:lang w:val="en-US"/>
              </w:rPr>
              <w:t>-- 343.3 m/s 20 C</w:t>
            </w:r>
          </w:p>
          <w:p w14:paraId="56E2E306"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A31515"/>
                <w:szCs w:val="24"/>
                <w:lang w:val="en-US"/>
              </w:rPr>
              <w:t>"101101010"</w:t>
            </w:r>
            <w:r w:rsidRPr="00B75994">
              <w:rPr>
                <w:color w:val="333333"/>
                <w:szCs w:val="24"/>
                <w:lang w:val="en-US"/>
              </w:rPr>
              <w:t xml:space="preserve">, </w:t>
            </w:r>
            <w:r w:rsidRPr="00B75994">
              <w:rPr>
                <w:color w:val="008000"/>
                <w:szCs w:val="24"/>
                <w:lang w:val="en-US"/>
              </w:rPr>
              <w:t>-- 346.3 m/s 25 C</w:t>
            </w:r>
          </w:p>
          <w:p w14:paraId="592C355E"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A31515"/>
                <w:szCs w:val="24"/>
                <w:lang w:val="en-US"/>
              </w:rPr>
              <w:t>"101101101"</w:t>
            </w:r>
            <w:r w:rsidRPr="00B75994">
              <w:rPr>
                <w:color w:val="333333"/>
                <w:szCs w:val="24"/>
                <w:lang w:val="en-US"/>
              </w:rPr>
              <w:t xml:space="preserve">, </w:t>
            </w:r>
            <w:r w:rsidRPr="00B75994">
              <w:rPr>
                <w:color w:val="008000"/>
                <w:szCs w:val="24"/>
                <w:lang w:val="en-US"/>
              </w:rPr>
              <w:t>-- 349.3 m/s 30 C</w:t>
            </w:r>
          </w:p>
          <w:p w14:paraId="10084F56"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A31515"/>
                <w:szCs w:val="24"/>
                <w:lang w:val="en-US"/>
              </w:rPr>
              <w:t>"101110001"</w:t>
            </w:r>
            <w:r w:rsidRPr="00B75994">
              <w:rPr>
                <w:color w:val="333333"/>
                <w:szCs w:val="24"/>
                <w:lang w:val="en-US"/>
              </w:rPr>
              <w:t xml:space="preserve">, </w:t>
            </w:r>
            <w:r w:rsidRPr="00B75994">
              <w:rPr>
                <w:color w:val="008000"/>
                <w:szCs w:val="24"/>
                <w:lang w:val="en-US"/>
              </w:rPr>
              <w:t>-- 352.3 m/s 35 C</w:t>
            </w:r>
          </w:p>
          <w:p w14:paraId="29D85735"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lang w:val="en-US"/>
              </w:rPr>
              <w:t xml:space="preserve">        </w:t>
            </w:r>
            <w:r w:rsidRPr="00B75994">
              <w:rPr>
                <w:color w:val="A31515"/>
                <w:szCs w:val="24"/>
              </w:rPr>
              <w:t>"101110100</w:t>
            </w:r>
            <w:proofErr w:type="gramStart"/>
            <w:r w:rsidRPr="00B75994">
              <w:rPr>
                <w:color w:val="A31515"/>
                <w:szCs w:val="24"/>
              </w:rPr>
              <w:t>"</w:t>
            </w:r>
            <w:r w:rsidRPr="00B75994">
              <w:rPr>
                <w:color w:val="333333"/>
                <w:szCs w:val="24"/>
              </w:rPr>
              <w:t>,</w:t>
            </w:r>
            <w:proofErr w:type="gramEnd"/>
            <w:r w:rsidRPr="00B75994">
              <w:rPr>
                <w:color w:val="333333"/>
                <w:szCs w:val="24"/>
              </w:rPr>
              <w:t xml:space="preserve"> </w:t>
            </w:r>
            <w:r w:rsidRPr="00B75994">
              <w:rPr>
                <w:color w:val="008000"/>
                <w:szCs w:val="24"/>
              </w:rPr>
              <w:t>-- 355.3 m/s 40 C</w:t>
            </w:r>
          </w:p>
          <w:p w14:paraId="6B96523C"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r w:rsidRPr="00B75994">
              <w:rPr>
                <w:color w:val="A31515"/>
                <w:szCs w:val="24"/>
              </w:rPr>
              <w:t>"101110111</w:t>
            </w:r>
            <w:proofErr w:type="gramStart"/>
            <w:r w:rsidRPr="00B75994">
              <w:rPr>
                <w:color w:val="A31515"/>
                <w:szCs w:val="24"/>
              </w:rPr>
              <w:t>"</w:t>
            </w:r>
            <w:r w:rsidRPr="00B75994">
              <w:rPr>
                <w:color w:val="333333"/>
                <w:szCs w:val="24"/>
              </w:rPr>
              <w:t>,</w:t>
            </w:r>
            <w:proofErr w:type="gramEnd"/>
            <w:r w:rsidRPr="00B75994">
              <w:rPr>
                <w:color w:val="333333"/>
                <w:szCs w:val="24"/>
              </w:rPr>
              <w:t xml:space="preserve"> </w:t>
            </w:r>
            <w:r w:rsidRPr="00B75994">
              <w:rPr>
                <w:color w:val="008000"/>
                <w:szCs w:val="24"/>
              </w:rPr>
              <w:t>-- 358.3 m/s 45 C</w:t>
            </w:r>
          </w:p>
          <w:p w14:paraId="00DDBAAB" w14:textId="77777777" w:rsidR="004B3D7C" w:rsidRPr="00B75994" w:rsidRDefault="004B3D7C" w:rsidP="00777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r w:rsidRPr="00B75994">
              <w:rPr>
                <w:color w:val="A31515"/>
                <w:szCs w:val="24"/>
              </w:rPr>
              <w:t>"101111010</w:t>
            </w:r>
            <w:proofErr w:type="gramStart"/>
            <w:r w:rsidRPr="00B75994">
              <w:rPr>
                <w:color w:val="A31515"/>
                <w:szCs w:val="24"/>
              </w:rPr>
              <w:t>"</w:t>
            </w:r>
            <w:r w:rsidRPr="00B75994">
              <w:rPr>
                <w:color w:val="333333"/>
                <w:szCs w:val="24"/>
              </w:rPr>
              <w:t xml:space="preserve">  </w:t>
            </w:r>
            <w:r w:rsidRPr="00B75994">
              <w:rPr>
                <w:color w:val="008000"/>
                <w:szCs w:val="24"/>
              </w:rPr>
              <w:t>--</w:t>
            </w:r>
            <w:proofErr w:type="gramEnd"/>
            <w:r w:rsidRPr="00B75994">
              <w:rPr>
                <w:color w:val="008000"/>
                <w:szCs w:val="24"/>
              </w:rPr>
              <w:t xml:space="preserve"> 361.3 m/s 50 C</w:t>
            </w:r>
          </w:p>
          <w:p w14:paraId="554ED0C4" w14:textId="77777777" w:rsidR="004B3D7C" w:rsidRPr="00B75994" w:rsidRDefault="004B3D7C" w:rsidP="00777A90">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p>
        </w:tc>
      </w:tr>
    </w:tbl>
    <w:p w14:paraId="5C72FF56" w14:textId="55666F18" w:rsidR="0009262B" w:rsidRDefault="00777A90" w:rsidP="00777A90">
      <w:pPr>
        <w:pStyle w:val="Legenda"/>
        <w:rPr>
          <w:color w:val="333333"/>
          <w:szCs w:val="24"/>
        </w:rPr>
      </w:pPr>
      <w:bookmarkStart w:id="45" w:name="_Toc187660626"/>
      <w:r>
        <w:t xml:space="preserve">Kod  </w:t>
      </w:r>
      <w:r w:rsidR="00802063">
        <w:fldChar w:fldCharType="begin"/>
      </w:r>
      <w:r w:rsidR="00802063">
        <w:instrText xml:space="preserve"> STYLEREF 1 \s </w:instrText>
      </w:r>
      <w:r w:rsidR="00802063">
        <w:fldChar w:fldCharType="separate"/>
      </w:r>
      <w:r w:rsidR="00802063">
        <w:rPr>
          <w:noProof/>
        </w:rPr>
        <w:t>4</w:t>
      </w:r>
      <w:r w:rsidR="00802063">
        <w:rPr>
          <w:noProof/>
        </w:rPr>
        <w:fldChar w:fldCharType="end"/>
      </w:r>
      <w:r w:rsidR="00802063">
        <w:t>.</w:t>
      </w:r>
      <w:r w:rsidR="00802063">
        <w:fldChar w:fldCharType="begin"/>
      </w:r>
      <w:r w:rsidR="00802063">
        <w:instrText xml:space="preserve"> SEQ Kod_ \* ARABIC \s 1 </w:instrText>
      </w:r>
      <w:r w:rsidR="00802063">
        <w:fldChar w:fldCharType="separate"/>
      </w:r>
      <w:r w:rsidR="00802063">
        <w:rPr>
          <w:noProof/>
        </w:rPr>
        <w:t>3</w:t>
      </w:r>
      <w:r w:rsidR="00802063">
        <w:rPr>
          <w:noProof/>
        </w:rPr>
        <w:fldChar w:fldCharType="end"/>
      </w:r>
      <w:r>
        <w:t xml:space="preserve"> </w:t>
      </w:r>
      <w:r w:rsidRPr="00B75994">
        <w:rPr>
          <w:color w:val="333333"/>
          <w:szCs w:val="24"/>
        </w:rPr>
        <w:t>tabela ROM dla kolejnych wartości prędkości dźwięku</w:t>
      </w:r>
      <w:bookmarkEnd w:id="45"/>
    </w:p>
    <w:p w14:paraId="40F9C498" w14:textId="77777777" w:rsidR="00777A90" w:rsidRPr="00777A90" w:rsidRDefault="00777A90" w:rsidP="00777A90"/>
    <w:p w14:paraId="6607A30F" w14:textId="6B0DF47F" w:rsidR="00842308" w:rsidRDefault="00F53F98" w:rsidP="00B75994">
      <w:pPr>
        <w:overflowPunct/>
        <w:autoSpaceDE/>
        <w:autoSpaceDN/>
        <w:adjustRightInd/>
        <w:spacing w:line="360" w:lineRule="auto"/>
        <w:contextualSpacing/>
        <w:jc w:val="both"/>
        <w:textAlignment w:val="auto"/>
        <w:rPr>
          <w:szCs w:val="24"/>
        </w:rPr>
      </w:pPr>
      <w:r w:rsidRPr="00B75994">
        <w:rPr>
          <w:szCs w:val="24"/>
        </w:rPr>
        <w:t xml:space="preserve">Powyższy stosunek prędkości zostanie następnie </w:t>
      </w:r>
      <w:r w:rsidR="004661AF" w:rsidRPr="00B75994">
        <w:rPr>
          <w:szCs w:val="24"/>
        </w:rPr>
        <w:t>przemnożony</w:t>
      </w:r>
      <w:r w:rsidRPr="00B75994">
        <w:rPr>
          <w:szCs w:val="24"/>
        </w:rPr>
        <w:t xml:space="preserve"> przez </w:t>
      </w:r>
      <w:r w:rsidR="004661AF" w:rsidRPr="00B75994">
        <w:rPr>
          <w:szCs w:val="24"/>
        </w:rPr>
        <w:t>zmierzoną</w:t>
      </w:r>
      <w:r w:rsidRPr="00B75994">
        <w:rPr>
          <w:szCs w:val="24"/>
        </w:rPr>
        <w:t xml:space="preserve"> długość pulsu Echo.</w:t>
      </w:r>
      <w:r w:rsidR="004661AF" w:rsidRPr="00B75994">
        <w:rPr>
          <w:szCs w:val="24"/>
        </w:rPr>
        <w:t xml:space="preserve"> </w:t>
      </w:r>
      <w:r w:rsidR="00D630A8" w:rsidRPr="00B75994">
        <w:rPr>
          <w:szCs w:val="24"/>
        </w:rPr>
        <w:t xml:space="preserve">Przez konieczność poprzednich przesunięć </w:t>
      </w:r>
      <w:r w:rsidR="00306EC8" w:rsidRPr="00B75994">
        <w:rPr>
          <w:szCs w:val="24"/>
        </w:rPr>
        <w:t xml:space="preserve">musimy </w:t>
      </w:r>
      <w:r w:rsidR="00185322" w:rsidRPr="00B75994">
        <w:rPr>
          <w:szCs w:val="24"/>
        </w:rPr>
        <w:t>zmniejszyć wartość obliczonej całości o 2*20</w:t>
      </w:r>
      <w:r w:rsidR="00F45837" w:rsidRPr="00B75994">
        <w:rPr>
          <w:szCs w:val="24"/>
        </w:rPr>
        <w:t xml:space="preserve">, w tym wypadku zrobimy to w dwóch etapach. Najpierw </w:t>
      </w:r>
      <w:r w:rsidR="006022DB" w:rsidRPr="00B75994">
        <w:rPr>
          <w:szCs w:val="24"/>
        </w:rPr>
        <w:t>zmniejszymy</w:t>
      </w:r>
      <w:r w:rsidR="00F45837" w:rsidRPr="00B75994">
        <w:rPr>
          <w:szCs w:val="24"/>
        </w:rPr>
        <w:t xml:space="preserve"> </w:t>
      </w:r>
      <w:r w:rsidR="006022DB" w:rsidRPr="00B75994">
        <w:rPr>
          <w:szCs w:val="24"/>
        </w:rPr>
        <w:t>obliczoną długość impulsu o 12 najmłodszych bitów</w:t>
      </w:r>
      <w:r w:rsidR="00442CDF" w:rsidRPr="00B75994">
        <w:rPr>
          <w:szCs w:val="24"/>
        </w:rPr>
        <w:t>, a następnie zmniejszymy o 8 najmłodszych bitów wynik mnożenia</w:t>
      </w:r>
      <w:r w:rsidR="004334E0" w:rsidRPr="00B75994">
        <w:rPr>
          <w:szCs w:val="24"/>
        </w:rPr>
        <w:t xml:space="preserve">, jak widać w poniższym procesie: </w:t>
      </w:r>
    </w:p>
    <w:p w14:paraId="2E82AD6C" w14:textId="77777777" w:rsidR="00033BBC" w:rsidRPr="00B75994" w:rsidRDefault="00033BBC" w:rsidP="00B75994">
      <w:pPr>
        <w:overflowPunct/>
        <w:autoSpaceDE/>
        <w:autoSpaceDN/>
        <w:adjustRightInd/>
        <w:spacing w:line="360" w:lineRule="auto"/>
        <w:contextualSpacing/>
        <w:jc w:val="both"/>
        <w:textAlignment w:val="auto"/>
        <w:rPr>
          <w:szCs w:val="24"/>
        </w:rPr>
      </w:pPr>
    </w:p>
    <w:tbl>
      <w:tblPr>
        <w:tblW w:w="10207" w:type="dxa"/>
        <w:tblCellSpacing w:w="15" w:type="dxa"/>
        <w:tblInd w:w="-602"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519"/>
        <w:gridCol w:w="9688"/>
      </w:tblGrid>
      <w:tr w:rsidR="006E793D" w:rsidRPr="00B75994" w14:paraId="10EC0DAF" w14:textId="77777777" w:rsidTr="00777A90">
        <w:trPr>
          <w:tblCellSpacing w:w="15" w:type="dxa"/>
        </w:trPr>
        <w:tc>
          <w:tcPr>
            <w:tcW w:w="474" w:type="dxa"/>
            <w:vAlign w:val="center"/>
            <w:hideMark/>
          </w:tcPr>
          <w:p w14:paraId="3C5B3938"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w:t>
            </w:r>
          </w:p>
          <w:p w14:paraId="12AEFC1A"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2</w:t>
            </w:r>
          </w:p>
          <w:p w14:paraId="5E0A345B"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3</w:t>
            </w:r>
          </w:p>
          <w:p w14:paraId="488768C4"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4</w:t>
            </w:r>
          </w:p>
          <w:p w14:paraId="0DCAFBA7"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5</w:t>
            </w:r>
          </w:p>
          <w:p w14:paraId="3F24DDFB"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6</w:t>
            </w:r>
          </w:p>
          <w:p w14:paraId="0464B563"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7</w:t>
            </w:r>
          </w:p>
          <w:p w14:paraId="268F4A38"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8</w:t>
            </w:r>
          </w:p>
          <w:p w14:paraId="621F031C"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9</w:t>
            </w:r>
          </w:p>
          <w:p w14:paraId="5AC72EEC"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10</w:t>
            </w:r>
          </w:p>
          <w:p w14:paraId="26600733"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11</w:t>
            </w:r>
          </w:p>
          <w:p w14:paraId="4D0105D8"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12</w:t>
            </w:r>
          </w:p>
          <w:p w14:paraId="3B4A12E6"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13</w:t>
            </w:r>
          </w:p>
          <w:p w14:paraId="23C3DCD2"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14</w:t>
            </w:r>
          </w:p>
          <w:p w14:paraId="2BFB20E8"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15</w:t>
            </w:r>
          </w:p>
          <w:p w14:paraId="5C2A3C19"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lastRenderedPageBreak/>
              <w:t>16</w:t>
            </w:r>
          </w:p>
          <w:p w14:paraId="5B50606D"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17</w:t>
            </w:r>
          </w:p>
          <w:p w14:paraId="35900B2B"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18</w:t>
            </w:r>
          </w:p>
          <w:p w14:paraId="720934BA"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19</w:t>
            </w:r>
          </w:p>
          <w:p w14:paraId="6638C80B"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20</w:t>
            </w:r>
          </w:p>
          <w:p w14:paraId="2B5F2D3B"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21</w:t>
            </w:r>
          </w:p>
          <w:p w14:paraId="7D570519"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22</w:t>
            </w:r>
          </w:p>
          <w:p w14:paraId="0E6B9A07"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23</w:t>
            </w:r>
          </w:p>
          <w:p w14:paraId="5100C174"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24</w:t>
            </w:r>
          </w:p>
        </w:tc>
        <w:tc>
          <w:tcPr>
            <w:tcW w:w="9643" w:type="dxa"/>
            <w:vAlign w:val="center"/>
            <w:hideMark/>
          </w:tcPr>
          <w:p w14:paraId="250A60D9"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proofErr w:type="spellStart"/>
            <w:r w:rsidRPr="00B75994">
              <w:rPr>
                <w:color w:val="333333"/>
                <w:szCs w:val="24"/>
              </w:rPr>
              <w:lastRenderedPageBreak/>
              <w:t>Distance_</w:t>
            </w:r>
            <w:proofErr w:type="gramStart"/>
            <w:r w:rsidRPr="00B75994">
              <w:rPr>
                <w:color w:val="333333"/>
                <w:szCs w:val="24"/>
              </w:rPr>
              <w:t>calculator</w:t>
            </w:r>
            <w:proofErr w:type="spellEnd"/>
            <w:r w:rsidRPr="00B75994">
              <w:rPr>
                <w:color w:val="333333"/>
                <w:szCs w:val="24"/>
              </w:rPr>
              <w:t xml:space="preserve"> :</w:t>
            </w:r>
            <w:proofErr w:type="gramEnd"/>
            <w:r w:rsidRPr="00B75994">
              <w:rPr>
                <w:color w:val="333333"/>
                <w:szCs w:val="24"/>
              </w:rPr>
              <w:t xml:space="preserve"> </w:t>
            </w:r>
            <w:proofErr w:type="spellStart"/>
            <w:r w:rsidRPr="00B75994">
              <w:rPr>
                <w:color w:val="0000FF"/>
                <w:szCs w:val="24"/>
              </w:rPr>
              <w:t>process</w:t>
            </w:r>
            <w:proofErr w:type="spellEnd"/>
            <w:r w:rsidRPr="00B75994">
              <w:rPr>
                <w:color w:val="333333"/>
                <w:szCs w:val="24"/>
              </w:rPr>
              <w:t>(</w:t>
            </w:r>
            <w:proofErr w:type="spellStart"/>
            <w:r w:rsidRPr="00B75994">
              <w:rPr>
                <w:color w:val="333333"/>
                <w:szCs w:val="24"/>
              </w:rPr>
              <w:t>pulse</w:t>
            </w:r>
            <w:proofErr w:type="spellEnd"/>
            <w:r w:rsidRPr="00B75994">
              <w:rPr>
                <w:color w:val="333333"/>
                <w:szCs w:val="24"/>
              </w:rPr>
              <w:t>)</w:t>
            </w:r>
          </w:p>
          <w:p w14:paraId="1A323947"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ab/>
            </w:r>
          </w:p>
          <w:p w14:paraId="13CC2778"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ab/>
            </w:r>
            <w:r w:rsidRPr="00B75994">
              <w:rPr>
                <w:color w:val="008000"/>
                <w:szCs w:val="24"/>
              </w:rPr>
              <w:t>-- Zmienne pomocnicze do obliczeń</w:t>
            </w:r>
          </w:p>
          <w:p w14:paraId="1A12F5CC"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rPr>
              <w:tab/>
            </w:r>
            <w:r w:rsidRPr="00B75994">
              <w:rPr>
                <w:color w:val="0000FF"/>
                <w:szCs w:val="24"/>
                <w:lang w:val="en-US"/>
              </w:rPr>
              <w:t>variable</w:t>
            </w:r>
            <w:r w:rsidRPr="00B75994">
              <w:rPr>
                <w:color w:val="333333"/>
                <w:szCs w:val="24"/>
                <w:lang w:val="en-US"/>
              </w:rPr>
              <w:t xml:space="preserve"> </w:t>
            </w:r>
            <w:proofErr w:type="gramStart"/>
            <w:r w:rsidRPr="00B75994">
              <w:rPr>
                <w:color w:val="333333"/>
                <w:szCs w:val="24"/>
                <w:lang w:val="en-US"/>
              </w:rPr>
              <w:t>Result :</w:t>
            </w:r>
            <w:proofErr w:type="gramEnd"/>
            <w:r w:rsidRPr="00B75994">
              <w:rPr>
                <w:color w:val="333333"/>
                <w:szCs w:val="24"/>
                <w:lang w:val="en-US"/>
              </w:rPr>
              <w:t xml:space="preserve"> </w:t>
            </w:r>
            <w:r w:rsidRPr="00B75994">
              <w:rPr>
                <w:color w:val="2B91AF"/>
                <w:szCs w:val="24"/>
                <w:lang w:val="en-US"/>
              </w:rPr>
              <w:t>integer</w:t>
            </w:r>
            <w:r w:rsidRPr="00B75994">
              <w:rPr>
                <w:color w:val="333333"/>
                <w:szCs w:val="24"/>
                <w:lang w:val="en-US"/>
              </w:rPr>
              <w:t>;</w:t>
            </w:r>
            <w:r w:rsidRPr="00B75994">
              <w:rPr>
                <w:color w:val="008000"/>
                <w:szCs w:val="24"/>
                <w:lang w:val="en-US"/>
              </w:rPr>
              <w:t>--</w:t>
            </w:r>
            <w:proofErr w:type="spellStart"/>
            <w:r w:rsidRPr="00B75994">
              <w:rPr>
                <w:color w:val="008000"/>
                <w:szCs w:val="24"/>
                <w:lang w:val="en-US"/>
              </w:rPr>
              <w:t>std_logic_vector</w:t>
            </w:r>
            <w:proofErr w:type="spellEnd"/>
            <w:r w:rsidRPr="00B75994">
              <w:rPr>
                <w:color w:val="008000"/>
                <w:szCs w:val="24"/>
                <w:lang w:val="en-US"/>
              </w:rPr>
              <w:t xml:space="preserve">(8 </w:t>
            </w:r>
            <w:proofErr w:type="spellStart"/>
            <w:r w:rsidRPr="00B75994">
              <w:rPr>
                <w:color w:val="008000"/>
                <w:szCs w:val="24"/>
                <w:lang w:val="en-US"/>
              </w:rPr>
              <w:t>downto</w:t>
            </w:r>
            <w:proofErr w:type="spellEnd"/>
            <w:r w:rsidRPr="00B75994">
              <w:rPr>
                <w:color w:val="008000"/>
                <w:szCs w:val="24"/>
                <w:lang w:val="en-US"/>
              </w:rPr>
              <w:t xml:space="preserve"> 0);</w:t>
            </w:r>
          </w:p>
          <w:p w14:paraId="646C465C"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ab/>
            </w:r>
            <w:r w:rsidRPr="00B75994">
              <w:rPr>
                <w:color w:val="0000FF"/>
                <w:szCs w:val="24"/>
                <w:lang w:val="en-US"/>
              </w:rPr>
              <w:t>variable</w:t>
            </w:r>
            <w:r w:rsidRPr="00B75994">
              <w:rPr>
                <w:color w:val="333333"/>
                <w:szCs w:val="24"/>
                <w:lang w:val="en-US"/>
              </w:rPr>
              <w:t xml:space="preserve"> </w:t>
            </w:r>
            <w:proofErr w:type="spellStart"/>
            <w:r w:rsidRPr="00B75994">
              <w:rPr>
                <w:color w:val="333333"/>
                <w:szCs w:val="24"/>
                <w:lang w:val="en-US"/>
              </w:rPr>
              <w:t>short_</w:t>
            </w:r>
            <w:proofErr w:type="gramStart"/>
            <w:r w:rsidRPr="00B75994">
              <w:rPr>
                <w:color w:val="333333"/>
                <w:szCs w:val="24"/>
                <w:lang w:val="en-US"/>
              </w:rPr>
              <w:t>width</w:t>
            </w:r>
            <w:proofErr w:type="spellEnd"/>
            <w:r w:rsidRPr="00B75994">
              <w:rPr>
                <w:color w:val="333333"/>
                <w:szCs w:val="24"/>
                <w:lang w:val="en-US"/>
              </w:rPr>
              <w:t xml:space="preserve"> :</w:t>
            </w:r>
            <w:proofErr w:type="gramEnd"/>
            <w:r w:rsidRPr="00B75994">
              <w:rPr>
                <w:color w:val="333333"/>
                <w:szCs w:val="24"/>
                <w:lang w:val="en-US"/>
              </w:rPr>
              <w:t xml:space="preserve"> </w:t>
            </w:r>
            <w:proofErr w:type="spellStart"/>
            <w:r w:rsidRPr="00B75994">
              <w:rPr>
                <w:color w:val="2B91AF"/>
                <w:szCs w:val="24"/>
                <w:lang w:val="en-US"/>
              </w:rPr>
              <w:t>std_logic_vector</w:t>
            </w:r>
            <w:proofErr w:type="spellEnd"/>
            <w:r w:rsidRPr="00B75994">
              <w:rPr>
                <w:color w:val="333333"/>
                <w:szCs w:val="24"/>
                <w:lang w:val="en-US"/>
              </w:rPr>
              <w:t xml:space="preserve">(8 </w:t>
            </w:r>
            <w:proofErr w:type="spellStart"/>
            <w:r w:rsidRPr="00B75994">
              <w:rPr>
                <w:color w:val="0000FF"/>
                <w:szCs w:val="24"/>
                <w:lang w:val="en-US"/>
              </w:rPr>
              <w:t>downto</w:t>
            </w:r>
            <w:proofErr w:type="spellEnd"/>
            <w:r w:rsidRPr="00B75994">
              <w:rPr>
                <w:color w:val="333333"/>
                <w:szCs w:val="24"/>
                <w:lang w:val="en-US"/>
              </w:rPr>
              <w:t xml:space="preserve"> 0);</w:t>
            </w:r>
          </w:p>
          <w:p w14:paraId="28D41A8E"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ab/>
            </w:r>
            <w:r w:rsidRPr="00B75994">
              <w:rPr>
                <w:color w:val="0000FF"/>
                <w:szCs w:val="24"/>
                <w:lang w:val="en-US"/>
              </w:rPr>
              <w:t>variable</w:t>
            </w:r>
            <w:r w:rsidRPr="00B75994">
              <w:rPr>
                <w:color w:val="333333"/>
                <w:szCs w:val="24"/>
                <w:lang w:val="en-US"/>
              </w:rPr>
              <w:t xml:space="preserve"> Multiplier: </w:t>
            </w:r>
            <w:proofErr w:type="spellStart"/>
            <w:r w:rsidRPr="00B75994">
              <w:rPr>
                <w:color w:val="2B91AF"/>
                <w:szCs w:val="24"/>
                <w:lang w:val="en-US"/>
              </w:rPr>
              <w:t>std_logic_</w:t>
            </w:r>
            <w:proofErr w:type="gramStart"/>
            <w:r w:rsidRPr="00B75994">
              <w:rPr>
                <w:color w:val="2B91AF"/>
                <w:szCs w:val="24"/>
                <w:lang w:val="en-US"/>
              </w:rPr>
              <w:t>vector</w:t>
            </w:r>
            <w:proofErr w:type="spellEnd"/>
            <w:r w:rsidRPr="00B75994">
              <w:rPr>
                <w:color w:val="333333"/>
                <w:szCs w:val="24"/>
                <w:lang w:val="en-US"/>
              </w:rPr>
              <w:t>(</w:t>
            </w:r>
            <w:proofErr w:type="gramEnd"/>
            <w:r w:rsidRPr="00B75994">
              <w:rPr>
                <w:color w:val="333333"/>
                <w:szCs w:val="24"/>
                <w:lang w:val="en-US"/>
              </w:rPr>
              <w:t xml:space="preserve">17 </w:t>
            </w:r>
            <w:proofErr w:type="spellStart"/>
            <w:r w:rsidRPr="00B75994">
              <w:rPr>
                <w:color w:val="0000FF"/>
                <w:szCs w:val="24"/>
                <w:lang w:val="en-US"/>
              </w:rPr>
              <w:t>downto</w:t>
            </w:r>
            <w:proofErr w:type="spellEnd"/>
            <w:r w:rsidRPr="00B75994">
              <w:rPr>
                <w:color w:val="333333"/>
                <w:szCs w:val="24"/>
                <w:lang w:val="en-US"/>
              </w:rPr>
              <w:t xml:space="preserve"> 0);</w:t>
            </w:r>
          </w:p>
          <w:p w14:paraId="6C0B78F9"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ab/>
            </w:r>
          </w:p>
          <w:p w14:paraId="0F2CDBED"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proofErr w:type="spellStart"/>
            <w:r w:rsidRPr="00B75994">
              <w:rPr>
                <w:color w:val="0000FF"/>
                <w:szCs w:val="24"/>
              </w:rPr>
              <w:t>begin</w:t>
            </w:r>
            <w:proofErr w:type="spellEnd"/>
          </w:p>
          <w:p w14:paraId="46FDC320"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ab/>
            </w:r>
          </w:p>
          <w:p w14:paraId="10338D07"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ab/>
            </w:r>
            <w:r w:rsidRPr="00B75994">
              <w:rPr>
                <w:color w:val="008000"/>
                <w:szCs w:val="24"/>
              </w:rPr>
              <w:t>-- Gdy zakończy się impuls '</w:t>
            </w:r>
            <w:proofErr w:type="spellStart"/>
            <w:r w:rsidRPr="00B75994">
              <w:rPr>
                <w:color w:val="008000"/>
                <w:szCs w:val="24"/>
              </w:rPr>
              <w:t>pulse</w:t>
            </w:r>
            <w:proofErr w:type="spellEnd"/>
            <w:r w:rsidRPr="00B75994">
              <w:rPr>
                <w:color w:val="008000"/>
                <w:szCs w:val="24"/>
              </w:rPr>
              <w:t>', wykonywane są obliczenia</w:t>
            </w:r>
          </w:p>
          <w:p w14:paraId="24B5F653"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ab/>
            </w:r>
            <w:proofErr w:type="spellStart"/>
            <w:r w:rsidRPr="00B75994">
              <w:rPr>
                <w:color w:val="0000FF"/>
                <w:szCs w:val="24"/>
              </w:rPr>
              <w:t>if</w:t>
            </w:r>
            <w:proofErr w:type="spellEnd"/>
            <w:r w:rsidRPr="00B75994">
              <w:rPr>
                <w:color w:val="333333"/>
                <w:szCs w:val="24"/>
              </w:rPr>
              <w:t xml:space="preserve"> (</w:t>
            </w:r>
            <w:proofErr w:type="spellStart"/>
            <w:r w:rsidRPr="00B75994">
              <w:rPr>
                <w:color w:val="333333"/>
                <w:szCs w:val="24"/>
              </w:rPr>
              <w:t>pulse</w:t>
            </w:r>
            <w:proofErr w:type="spellEnd"/>
            <w:r w:rsidRPr="00B75994">
              <w:rPr>
                <w:color w:val="333333"/>
                <w:szCs w:val="24"/>
              </w:rPr>
              <w:t xml:space="preserve"> = </w:t>
            </w:r>
            <w:r w:rsidRPr="00B75994">
              <w:rPr>
                <w:color w:val="A31515"/>
                <w:szCs w:val="24"/>
              </w:rPr>
              <w:t>'0'</w:t>
            </w:r>
            <w:r w:rsidRPr="00B75994">
              <w:rPr>
                <w:color w:val="333333"/>
                <w:szCs w:val="24"/>
              </w:rPr>
              <w:t xml:space="preserve">) </w:t>
            </w:r>
            <w:proofErr w:type="spellStart"/>
            <w:r w:rsidRPr="00B75994">
              <w:rPr>
                <w:color w:val="0000FF"/>
                <w:szCs w:val="24"/>
              </w:rPr>
              <w:t>then</w:t>
            </w:r>
            <w:proofErr w:type="spellEnd"/>
          </w:p>
          <w:p w14:paraId="73B78B24"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ab/>
            </w:r>
            <w:r w:rsidRPr="00B75994">
              <w:rPr>
                <w:color w:val="333333"/>
                <w:szCs w:val="24"/>
              </w:rPr>
              <w:tab/>
            </w:r>
            <w:r w:rsidRPr="00B75994">
              <w:rPr>
                <w:color w:val="008000"/>
                <w:szCs w:val="24"/>
              </w:rPr>
              <w:t xml:space="preserve">-- Obliczanie </w:t>
            </w:r>
            <w:proofErr w:type="spellStart"/>
            <w:r w:rsidRPr="00B75994">
              <w:rPr>
                <w:color w:val="008000"/>
                <w:szCs w:val="24"/>
              </w:rPr>
              <w:t>odległośc</w:t>
            </w:r>
            <w:proofErr w:type="spellEnd"/>
            <w:r w:rsidRPr="00B75994">
              <w:rPr>
                <w:color w:val="008000"/>
                <w:szCs w:val="24"/>
              </w:rPr>
              <w:t xml:space="preserve"> w cm na podstawie czasu trwania impulsu</w:t>
            </w:r>
          </w:p>
          <w:p w14:paraId="6361DEBC"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rPr>
              <w:tab/>
            </w:r>
            <w:r w:rsidRPr="00B75994">
              <w:rPr>
                <w:color w:val="333333"/>
                <w:szCs w:val="24"/>
              </w:rPr>
              <w:tab/>
            </w:r>
            <w:proofErr w:type="spellStart"/>
            <w:r w:rsidRPr="00B75994">
              <w:rPr>
                <w:color w:val="333333"/>
                <w:szCs w:val="24"/>
                <w:lang w:val="en-US"/>
              </w:rPr>
              <w:t>short_</w:t>
            </w:r>
            <w:proofErr w:type="gramStart"/>
            <w:r w:rsidRPr="00B75994">
              <w:rPr>
                <w:color w:val="333333"/>
                <w:szCs w:val="24"/>
                <w:lang w:val="en-US"/>
              </w:rPr>
              <w:t>width</w:t>
            </w:r>
            <w:proofErr w:type="spellEnd"/>
            <w:r w:rsidRPr="00B75994">
              <w:rPr>
                <w:color w:val="333333"/>
                <w:szCs w:val="24"/>
                <w:lang w:val="en-US"/>
              </w:rPr>
              <w:t xml:space="preserve"> :</w:t>
            </w:r>
            <w:proofErr w:type="gramEnd"/>
            <w:r w:rsidRPr="00B75994">
              <w:rPr>
                <w:color w:val="333333"/>
                <w:szCs w:val="24"/>
                <w:lang w:val="en-US"/>
              </w:rPr>
              <w:t xml:space="preserve">= </w:t>
            </w:r>
            <w:proofErr w:type="spellStart"/>
            <w:r w:rsidRPr="00B75994">
              <w:rPr>
                <w:color w:val="333333"/>
                <w:szCs w:val="24"/>
                <w:lang w:val="en-US"/>
              </w:rPr>
              <w:t>Pulse_width</w:t>
            </w:r>
            <w:proofErr w:type="spellEnd"/>
            <w:r w:rsidRPr="00B75994">
              <w:rPr>
                <w:color w:val="333333"/>
                <w:szCs w:val="24"/>
                <w:lang w:val="en-US"/>
              </w:rPr>
              <w:t xml:space="preserve">(20 </w:t>
            </w:r>
            <w:proofErr w:type="spellStart"/>
            <w:r w:rsidRPr="00B75994">
              <w:rPr>
                <w:color w:val="0000FF"/>
                <w:szCs w:val="24"/>
                <w:lang w:val="en-US"/>
              </w:rPr>
              <w:t>downto</w:t>
            </w:r>
            <w:proofErr w:type="spellEnd"/>
            <w:r w:rsidRPr="00B75994">
              <w:rPr>
                <w:color w:val="333333"/>
                <w:szCs w:val="24"/>
                <w:lang w:val="en-US"/>
              </w:rPr>
              <w:t xml:space="preserve"> 12);</w:t>
            </w:r>
          </w:p>
          <w:p w14:paraId="3CAAB979"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ab/>
            </w:r>
            <w:r w:rsidRPr="00B75994">
              <w:rPr>
                <w:color w:val="333333"/>
                <w:szCs w:val="24"/>
                <w:lang w:val="en-US"/>
              </w:rPr>
              <w:tab/>
            </w:r>
            <w:proofErr w:type="gramStart"/>
            <w:r w:rsidRPr="00B75994">
              <w:rPr>
                <w:color w:val="333333"/>
                <w:szCs w:val="24"/>
                <w:lang w:val="en-US"/>
              </w:rPr>
              <w:t>Multiplier :</w:t>
            </w:r>
            <w:proofErr w:type="gramEnd"/>
            <w:r w:rsidRPr="00B75994">
              <w:rPr>
                <w:color w:val="333333"/>
                <w:szCs w:val="24"/>
                <w:lang w:val="en-US"/>
              </w:rPr>
              <w:t xml:space="preserve">=  </w:t>
            </w:r>
            <w:proofErr w:type="spellStart"/>
            <w:r w:rsidRPr="00B75994">
              <w:rPr>
                <w:color w:val="333333"/>
                <w:szCs w:val="24"/>
                <w:lang w:val="en-US"/>
              </w:rPr>
              <w:t>short_width</w:t>
            </w:r>
            <w:proofErr w:type="spellEnd"/>
            <w:r w:rsidRPr="00B75994">
              <w:rPr>
                <w:color w:val="333333"/>
                <w:szCs w:val="24"/>
                <w:lang w:val="en-US"/>
              </w:rPr>
              <w:t xml:space="preserve"> * </w:t>
            </w:r>
            <w:proofErr w:type="spellStart"/>
            <w:r w:rsidRPr="00B75994">
              <w:rPr>
                <w:color w:val="333333"/>
                <w:szCs w:val="24"/>
                <w:lang w:val="en-US"/>
              </w:rPr>
              <w:t>Sound_speed</w:t>
            </w:r>
            <w:proofErr w:type="spellEnd"/>
            <w:r w:rsidRPr="00B75994">
              <w:rPr>
                <w:color w:val="333333"/>
                <w:szCs w:val="24"/>
                <w:lang w:val="en-US"/>
              </w:rPr>
              <w:t>;</w:t>
            </w:r>
          </w:p>
          <w:p w14:paraId="7C9A355D"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ab/>
            </w:r>
            <w:r w:rsidRPr="00B75994">
              <w:rPr>
                <w:color w:val="333333"/>
                <w:szCs w:val="24"/>
                <w:lang w:val="en-US"/>
              </w:rPr>
              <w:tab/>
            </w:r>
            <w:proofErr w:type="gramStart"/>
            <w:r w:rsidRPr="00B75994">
              <w:rPr>
                <w:color w:val="333333"/>
                <w:szCs w:val="24"/>
                <w:lang w:val="en-US"/>
              </w:rPr>
              <w:t>Result :</w:t>
            </w:r>
            <w:proofErr w:type="gramEnd"/>
            <w:r w:rsidRPr="00B75994">
              <w:rPr>
                <w:color w:val="333333"/>
                <w:szCs w:val="24"/>
                <w:lang w:val="en-US"/>
              </w:rPr>
              <w:t xml:space="preserve">= </w:t>
            </w:r>
            <w:proofErr w:type="spellStart"/>
            <w:r w:rsidRPr="00B75994">
              <w:rPr>
                <w:color w:val="333333"/>
                <w:szCs w:val="24"/>
                <w:lang w:val="en-US"/>
              </w:rPr>
              <w:t>to_integer</w:t>
            </w:r>
            <w:proofErr w:type="spellEnd"/>
            <w:r w:rsidRPr="00B75994">
              <w:rPr>
                <w:color w:val="333333"/>
                <w:szCs w:val="24"/>
                <w:lang w:val="en-US"/>
              </w:rPr>
              <w:t xml:space="preserve">(unsigned(Multiplier(16 </w:t>
            </w:r>
            <w:proofErr w:type="spellStart"/>
            <w:r w:rsidRPr="00B75994">
              <w:rPr>
                <w:color w:val="0000FF"/>
                <w:szCs w:val="24"/>
                <w:lang w:val="en-US"/>
              </w:rPr>
              <w:t>downto</w:t>
            </w:r>
            <w:proofErr w:type="spellEnd"/>
            <w:r w:rsidRPr="00B75994">
              <w:rPr>
                <w:color w:val="333333"/>
                <w:szCs w:val="24"/>
                <w:lang w:val="en-US"/>
              </w:rPr>
              <w:t xml:space="preserve"> 8)));</w:t>
            </w:r>
          </w:p>
          <w:p w14:paraId="42FE2BE4"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lastRenderedPageBreak/>
              <w:tab/>
            </w:r>
            <w:r w:rsidRPr="00B75994">
              <w:rPr>
                <w:color w:val="333333"/>
                <w:szCs w:val="24"/>
                <w:lang w:val="en-US"/>
              </w:rPr>
              <w:tab/>
            </w:r>
          </w:p>
          <w:p w14:paraId="2BE6B474"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lang w:val="en-US"/>
              </w:rPr>
              <w:tab/>
            </w:r>
            <w:r w:rsidRPr="00B75994">
              <w:rPr>
                <w:color w:val="333333"/>
                <w:szCs w:val="24"/>
                <w:lang w:val="en-US"/>
              </w:rPr>
              <w:tab/>
            </w:r>
            <w:r w:rsidRPr="00B75994">
              <w:rPr>
                <w:color w:val="008000"/>
                <w:szCs w:val="24"/>
              </w:rPr>
              <w:t>-- Sprawdzenie zakresu odległości i ograniczenie maksymalnej wartości</w:t>
            </w:r>
          </w:p>
          <w:p w14:paraId="4CA58BD3"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ab/>
            </w:r>
            <w:r w:rsidRPr="00B75994">
              <w:rPr>
                <w:color w:val="333333"/>
                <w:szCs w:val="24"/>
              </w:rPr>
              <w:tab/>
            </w:r>
            <w:proofErr w:type="spellStart"/>
            <w:r w:rsidRPr="00B75994">
              <w:rPr>
                <w:color w:val="0000FF"/>
                <w:szCs w:val="24"/>
              </w:rPr>
              <w:t>if</w:t>
            </w:r>
            <w:proofErr w:type="spellEnd"/>
            <w:r w:rsidRPr="00B75994">
              <w:rPr>
                <w:color w:val="333333"/>
                <w:szCs w:val="24"/>
              </w:rPr>
              <w:t xml:space="preserve"> (</w:t>
            </w:r>
            <w:proofErr w:type="spellStart"/>
            <w:r w:rsidRPr="00B75994">
              <w:rPr>
                <w:color w:val="333333"/>
                <w:szCs w:val="24"/>
              </w:rPr>
              <w:t>Result</w:t>
            </w:r>
            <w:proofErr w:type="spellEnd"/>
            <w:r w:rsidRPr="00B75994">
              <w:rPr>
                <w:color w:val="333333"/>
                <w:szCs w:val="24"/>
              </w:rPr>
              <w:t xml:space="preserve"> &gt; 400) </w:t>
            </w:r>
            <w:proofErr w:type="spellStart"/>
            <w:r w:rsidRPr="00B75994">
              <w:rPr>
                <w:color w:val="0000FF"/>
                <w:szCs w:val="24"/>
              </w:rPr>
              <w:t>then</w:t>
            </w:r>
            <w:proofErr w:type="spellEnd"/>
            <w:r w:rsidRPr="00B75994">
              <w:rPr>
                <w:color w:val="333333"/>
                <w:szCs w:val="24"/>
              </w:rPr>
              <w:t xml:space="preserve"> </w:t>
            </w:r>
            <w:r w:rsidRPr="00B75994">
              <w:rPr>
                <w:color w:val="008000"/>
                <w:szCs w:val="24"/>
              </w:rPr>
              <w:t>--"111001010"</w:t>
            </w:r>
          </w:p>
          <w:p w14:paraId="05F1F4A6"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ab/>
            </w:r>
            <w:r w:rsidRPr="00B75994">
              <w:rPr>
                <w:color w:val="333333"/>
                <w:szCs w:val="24"/>
              </w:rPr>
              <w:tab/>
            </w:r>
            <w:r w:rsidRPr="00B75994">
              <w:rPr>
                <w:color w:val="333333"/>
                <w:szCs w:val="24"/>
              </w:rPr>
              <w:tab/>
            </w:r>
            <w:proofErr w:type="spellStart"/>
            <w:r w:rsidRPr="00B75994">
              <w:rPr>
                <w:color w:val="333333"/>
                <w:szCs w:val="24"/>
              </w:rPr>
              <w:t>Distance</w:t>
            </w:r>
            <w:proofErr w:type="spellEnd"/>
            <w:r w:rsidRPr="00B75994">
              <w:rPr>
                <w:color w:val="333333"/>
                <w:szCs w:val="24"/>
              </w:rPr>
              <w:t xml:space="preserve"> &lt;= </w:t>
            </w:r>
            <w:r w:rsidRPr="00B75994">
              <w:rPr>
                <w:color w:val="A31515"/>
                <w:szCs w:val="24"/>
              </w:rPr>
              <w:t>"000000000</w:t>
            </w:r>
            <w:proofErr w:type="gramStart"/>
            <w:r w:rsidRPr="00B75994">
              <w:rPr>
                <w:color w:val="A31515"/>
                <w:szCs w:val="24"/>
              </w:rPr>
              <w:t>"</w:t>
            </w:r>
            <w:r w:rsidRPr="00B75994">
              <w:rPr>
                <w:color w:val="333333"/>
                <w:szCs w:val="24"/>
              </w:rPr>
              <w:t xml:space="preserve">;   </w:t>
            </w:r>
            <w:proofErr w:type="gramEnd"/>
            <w:r w:rsidRPr="00B75994">
              <w:rPr>
                <w:color w:val="333333"/>
                <w:szCs w:val="24"/>
              </w:rPr>
              <w:t xml:space="preserve">       </w:t>
            </w:r>
            <w:r w:rsidRPr="00B75994">
              <w:rPr>
                <w:color w:val="008000"/>
                <w:szCs w:val="24"/>
              </w:rPr>
              <w:t>-- Przekroczenie zakresu</w:t>
            </w:r>
          </w:p>
          <w:p w14:paraId="2E43335C"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rPr>
              <w:tab/>
            </w:r>
            <w:r w:rsidRPr="00B75994">
              <w:rPr>
                <w:color w:val="333333"/>
                <w:szCs w:val="24"/>
              </w:rPr>
              <w:tab/>
            </w:r>
            <w:r w:rsidRPr="00B75994">
              <w:rPr>
                <w:color w:val="0000FF"/>
                <w:szCs w:val="24"/>
                <w:lang w:val="en-US"/>
              </w:rPr>
              <w:t>else</w:t>
            </w:r>
          </w:p>
          <w:p w14:paraId="63162CF5"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ab/>
            </w:r>
            <w:r w:rsidRPr="00B75994">
              <w:rPr>
                <w:color w:val="333333"/>
                <w:szCs w:val="24"/>
                <w:lang w:val="en-US"/>
              </w:rPr>
              <w:tab/>
            </w:r>
            <w:r w:rsidRPr="00B75994">
              <w:rPr>
                <w:color w:val="333333"/>
                <w:szCs w:val="24"/>
                <w:lang w:val="en-US"/>
              </w:rPr>
              <w:tab/>
              <w:t xml:space="preserve">Distance &lt;= </w:t>
            </w:r>
            <w:r w:rsidRPr="00B75994">
              <w:rPr>
                <w:color w:val="2B91AF"/>
                <w:szCs w:val="24"/>
                <w:lang w:val="en-US"/>
              </w:rPr>
              <w:t>STD_LOGIC_</w:t>
            </w:r>
            <w:proofErr w:type="gramStart"/>
            <w:r w:rsidRPr="00B75994">
              <w:rPr>
                <w:color w:val="2B91AF"/>
                <w:szCs w:val="24"/>
                <w:lang w:val="en-US"/>
              </w:rPr>
              <w:t>VECTOR</w:t>
            </w:r>
            <w:r w:rsidRPr="00B75994">
              <w:rPr>
                <w:color w:val="333333"/>
                <w:szCs w:val="24"/>
                <w:lang w:val="en-US"/>
              </w:rPr>
              <w:t>(</w:t>
            </w:r>
            <w:proofErr w:type="spellStart"/>
            <w:proofErr w:type="gramEnd"/>
            <w:r w:rsidRPr="00B75994">
              <w:rPr>
                <w:color w:val="333333"/>
                <w:szCs w:val="24"/>
                <w:lang w:val="en-US"/>
              </w:rPr>
              <w:t>to_unsigned</w:t>
            </w:r>
            <w:proofErr w:type="spellEnd"/>
            <w:r w:rsidRPr="00B75994">
              <w:rPr>
                <w:color w:val="333333"/>
                <w:szCs w:val="24"/>
                <w:lang w:val="en-US"/>
              </w:rPr>
              <w:t xml:space="preserve">(Result,9)); </w:t>
            </w:r>
            <w:r w:rsidRPr="00B75994">
              <w:rPr>
                <w:color w:val="008000"/>
                <w:szCs w:val="24"/>
                <w:lang w:val="en-US"/>
              </w:rPr>
              <w:t xml:space="preserve">-- </w:t>
            </w:r>
            <w:proofErr w:type="spellStart"/>
            <w:r w:rsidRPr="00B75994">
              <w:rPr>
                <w:color w:val="008000"/>
                <w:szCs w:val="24"/>
                <w:lang w:val="en-US"/>
              </w:rPr>
              <w:t>Wynik</w:t>
            </w:r>
            <w:proofErr w:type="spellEnd"/>
            <w:r w:rsidRPr="00B75994">
              <w:rPr>
                <w:color w:val="008000"/>
                <w:szCs w:val="24"/>
                <w:lang w:val="en-US"/>
              </w:rPr>
              <w:t xml:space="preserve"> </w:t>
            </w:r>
            <w:proofErr w:type="spellStart"/>
            <w:r w:rsidRPr="00B75994">
              <w:rPr>
                <w:color w:val="008000"/>
                <w:szCs w:val="24"/>
                <w:lang w:val="en-US"/>
              </w:rPr>
              <w:t>konwersji</w:t>
            </w:r>
            <w:proofErr w:type="spellEnd"/>
            <w:r w:rsidRPr="00B75994">
              <w:rPr>
                <w:color w:val="008000"/>
                <w:szCs w:val="24"/>
                <w:lang w:val="en-US"/>
              </w:rPr>
              <w:t xml:space="preserve"> do 9-bitowej </w:t>
            </w:r>
            <w:proofErr w:type="spellStart"/>
            <w:r w:rsidRPr="00B75994">
              <w:rPr>
                <w:color w:val="008000"/>
                <w:szCs w:val="24"/>
                <w:lang w:val="en-US"/>
              </w:rPr>
              <w:t>liczby</w:t>
            </w:r>
            <w:proofErr w:type="spellEnd"/>
            <w:r w:rsidRPr="00B75994">
              <w:rPr>
                <w:color w:val="008000"/>
                <w:szCs w:val="24"/>
                <w:lang w:val="en-US"/>
              </w:rPr>
              <w:t xml:space="preserve"> unsigned</w:t>
            </w:r>
          </w:p>
          <w:p w14:paraId="64C7995B"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ab/>
            </w:r>
            <w:r w:rsidRPr="00B75994">
              <w:rPr>
                <w:color w:val="333333"/>
                <w:szCs w:val="24"/>
                <w:lang w:val="en-US"/>
              </w:rPr>
              <w:tab/>
            </w:r>
            <w:r w:rsidRPr="00B75994">
              <w:rPr>
                <w:color w:val="0000FF"/>
                <w:szCs w:val="24"/>
                <w:lang w:val="en-US"/>
              </w:rPr>
              <w:t>end</w:t>
            </w:r>
            <w:r w:rsidRPr="00B75994">
              <w:rPr>
                <w:color w:val="333333"/>
                <w:szCs w:val="24"/>
                <w:lang w:val="en-US"/>
              </w:rPr>
              <w:t xml:space="preserve"> </w:t>
            </w:r>
            <w:proofErr w:type="gramStart"/>
            <w:r w:rsidRPr="00B75994">
              <w:rPr>
                <w:color w:val="0000FF"/>
                <w:szCs w:val="24"/>
                <w:lang w:val="en-US"/>
              </w:rPr>
              <w:t>if</w:t>
            </w:r>
            <w:r w:rsidRPr="00B75994">
              <w:rPr>
                <w:color w:val="333333"/>
                <w:szCs w:val="24"/>
                <w:lang w:val="en-US"/>
              </w:rPr>
              <w:t>;</w:t>
            </w:r>
            <w:proofErr w:type="gramEnd"/>
          </w:p>
          <w:p w14:paraId="5853168B"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lang w:val="en-US"/>
              </w:rPr>
              <w:tab/>
            </w:r>
            <w:r w:rsidRPr="00B75994">
              <w:rPr>
                <w:color w:val="0000FF"/>
                <w:szCs w:val="24"/>
              </w:rPr>
              <w:t>end</w:t>
            </w:r>
            <w:r w:rsidRPr="00B75994">
              <w:rPr>
                <w:color w:val="333333"/>
                <w:szCs w:val="24"/>
              </w:rPr>
              <w:t xml:space="preserve"> </w:t>
            </w:r>
            <w:proofErr w:type="spellStart"/>
            <w:r w:rsidRPr="00B75994">
              <w:rPr>
                <w:color w:val="0000FF"/>
                <w:szCs w:val="24"/>
              </w:rPr>
              <w:t>if</w:t>
            </w:r>
            <w:proofErr w:type="spellEnd"/>
            <w:r w:rsidRPr="00B75994">
              <w:rPr>
                <w:color w:val="333333"/>
                <w:szCs w:val="24"/>
              </w:rPr>
              <w:t>;</w:t>
            </w:r>
          </w:p>
          <w:p w14:paraId="0694AE36" w14:textId="77777777" w:rsidR="00BD1098" w:rsidRPr="00B75994" w:rsidRDefault="00BD1098"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0000FF"/>
                <w:szCs w:val="24"/>
              </w:rPr>
              <w:t>end</w:t>
            </w:r>
            <w:r w:rsidRPr="00B75994">
              <w:rPr>
                <w:color w:val="333333"/>
                <w:szCs w:val="24"/>
              </w:rPr>
              <w:t xml:space="preserve"> </w:t>
            </w:r>
            <w:r w:rsidRPr="00B75994">
              <w:rPr>
                <w:color w:val="2B91AF"/>
                <w:szCs w:val="24"/>
              </w:rPr>
              <w:t>proces</w:t>
            </w:r>
          </w:p>
        </w:tc>
      </w:tr>
    </w:tbl>
    <w:p w14:paraId="6022CA7B" w14:textId="16118BDB" w:rsidR="006E0C57" w:rsidRPr="00B75994" w:rsidRDefault="00777A90" w:rsidP="00777A90">
      <w:pPr>
        <w:pStyle w:val="Legenda"/>
        <w:rPr>
          <w:szCs w:val="24"/>
        </w:rPr>
      </w:pPr>
      <w:bookmarkStart w:id="46" w:name="_Toc187660627"/>
      <w:r>
        <w:lastRenderedPageBreak/>
        <w:t xml:space="preserve">Kod  </w:t>
      </w:r>
      <w:r w:rsidR="00802063">
        <w:fldChar w:fldCharType="begin"/>
      </w:r>
      <w:r w:rsidR="00802063">
        <w:instrText xml:space="preserve"> STYLEREF 1 \s </w:instrText>
      </w:r>
      <w:r w:rsidR="00802063">
        <w:fldChar w:fldCharType="separate"/>
      </w:r>
      <w:r w:rsidR="00802063">
        <w:rPr>
          <w:noProof/>
        </w:rPr>
        <w:t>4</w:t>
      </w:r>
      <w:r w:rsidR="00802063">
        <w:rPr>
          <w:noProof/>
        </w:rPr>
        <w:fldChar w:fldCharType="end"/>
      </w:r>
      <w:r w:rsidR="00802063">
        <w:t>.</w:t>
      </w:r>
      <w:r w:rsidR="00802063">
        <w:fldChar w:fldCharType="begin"/>
      </w:r>
      <w:r w:rsidR="00802063">
        <w:instrText xml:space="preserve"> SEQ Kod_ \* ARABIC \s 1 </w:instrText>
      </w:r>
      <w:r w:rsidR="00802063">
        <w:fldChar w:fldCharType="separate"/>
      </w:r>
      <w:r w:rsidR="00802063">
        <w:rPr>
          <w:noProof/>
        </w:rPr>
        <w:t>4</w:t>
      </w:r>
      <w:r w:rsidR="00802063">
        <w:rPr>
          <w:noProof/>
        </w:rPr>
        <w:fldChar w:fldCharType="end"/>
      </w:r>
      <w:r>
        <w:t xml:space="preserve"> </w:t>
      </w:r>
      <w:r w:rsidRPr="00B75994">
        <w:rPr>
          <w:color w:val="333333"/>
          <w:szCs w:val="24"/>
        </w:rPr>
        <w:t>Proces obliczający odległość od przeszkody</w:t>
      </w:r>
      <w:bookmarkEnd w:id="46"/>
    </w:p>
    <w:p w14:paraId="1F78D168" w14:textId="77777777" w:rsidR="00CA3F80" w:rsidRPr="00B75994" w:rsidRDefault="00CA3F80" w:rsidP="00B75994">
      <w:pPr>
        <w:overflowPunct/>
        <w:autoSpaceDE/>
        <w:autoSpaceDN/>
        <w:adjustRightInd/>
        <w:spacing w:line="360" w:lineRule="auto"/>
        <w:contextualSpacing/>
        <w:jc w:val="both"/>
        <w:textAlignment w:val="auto"/>
        <w:rPr>
          <w:szCs w:val="24"/>
        </w:rPr>
      </w:pPr>
    </w:p>
    <w:p w14:paraId="4E2D4C63" w14:textId="77777777" w:rsidR="000F081F" w:rsidRPr="00B75994" w:rsidRDefault="000F081F" w:rsidP="00B75994">
      <w:pPr>
        <w:spacing w:line="360" w:lineRule="auto"/>
        <w:contextualSpacing/>
        <w:jc w:val="both"/>
        <w:rPr>
          <w:szCs w:val="24"/>
        </w:rPr>
      </w:pPr>
      <w:r w:rsidRPr="00B75994">
        <w:rPr>
          <w:szCs w:val="24"/>
        </w:rPr>
        <w:t>Opis działania:</w:t>
      </w:r>
    </w:p>
    <w:p w14:paraId="3AD862A8" w14:textId="77777777" w:rsidR="000F081F" w:rsidRPr="00B75994" w:rsidRDefault="000F081F" w:rsidP="00B75994">
      <w:pPr>
        <w:numPr>
          <w:ilvl w:val="0"/>
          <w:numId w:val="40"/>
        </w:numPr>
        <w:overflowPunct/>
        <w:autoSpaceDE/>
        <w:autoSpaceDN/>
        <w:adjustRightInd/>
        <w:spacing w:line="360" w:lineRule="auto"/>
        <w:contextualSpacing/>
        <w:jc w:val="both"/>
        <w:textAlignment w:val="auto"/>
        <w:rPr>
          <w:szCs w:val="24"/>
        </w:rPr>
      </w:pPr>
      <w:r w:rsidRPr="00B75994">
        <w:rPr>
          <w:b/>
          <w:bCs/>
          <w:szCs w:val="24"/>
        </w:rPr>
        <w:t>Główne komponenty i sygnały</w:t>
      </w:r>
      <w:r w:rsidRPr="00B75994">
        <w:rPr>
          <w:szCs w:val="24"/>
        </w:rPr>
        <w:t>:</w:t>
      </w:r>
    </w:p>
    <w:p w14:paraId="1A4DA811" w14:textId="77777777" w:rsidR="000F081F" w:rsidRPr="00B75994" w:rsidRDefault="000F081F" w:rsidP="00B75994">
      <w:pPr>
        <w:numPr>
          <w:ilvl w:val="1"/>
          <w:numId w:val="40"/>
        </w:numPr>
        <w:overflowPunct/>
        <w:autoSpaceDE/>
        <w:autoSpaceDN/>
        <w:adjustRightInd/>
        <w:spacing w:line="360" w:lineRule="auto"/>
        <w:contextualSpacing/>
        <w:jc w:val="both"/>
        <w:textAlignment w:val="auto"/>
        <w:rPr>
          <w:szCs w:val="24"/>
        </w:rPr>
      </w:pPr>
      <w:proofErr w:type="spellStart"/>
      <w:r w:rsidRPr="00B75994">
        <w:rPr>
          <w:b/>
          <w:bCs/>
          <w:szCs w:val="24"/>
        </w:rPr>
        <w:t>Counter</w:t>
      </w:r>
      <w:proofErr w:type="spellEnd"/>
      <w:r w:rsidRPr="00B75994">
        <w:rPr>
          <w:szCs w:val="24"/>
        </w:rPr>
        <w:t xml:space="preserve">: komponent licznika odmierza czas trwania impulsu </w:t>
      </w:r>
      <w:proofErr w:type="spellStart"/>
      <w:r w:rsidRPr="00B75994">
        <w:rPr>
          <w:szCs w:val="24"/>
        </w:rPr>
        <w:t>pulse</w:t>
      </w:r>
      <w:proofErr w:type="spellEnd"/>
      <w:r w:rsidRPr="00B75994">
        <w:rPr>
          <w:szCs w:val="24"/>
        </w:rPr>
        <w:t>, reprezentującego odbity sygnał ultradźwiękowy.</w:t>
      </w:r>
    </w:p>
    <w:p w14:paraId="30355045" w14:textId="77777777" w:rsidR="000F081F" w:rsidRPr="00B75994" w:rsidRDefault="000F081F" w:rsidP="00B75994">
      <w:pPr>
        <w:numPr>
          <w:ilvl w:val="1"/>
          <w:numId w:val="40"/>
        </w:numPr>
        <w:overflowPunct/>
        <w:autoSpaceDE/>
        <w:autoSpaceDN/>
        <w:adjustRightInd/>
        <w:spacing w:line="360" w:lineRule="auto"/>
        <w:contextualSpacing/>
        <w:jc w:val="both"/>
        <w:textAlignment w:val="auto"/>
        <w:rPr>
          <w:szCs w:val="24"/>
        </w:rPr>
      </w:pPr>
      <w:proofErr w:type="spellStart"/>
      <w:r w:rsidRPr="00B75994">
        <w:rPr>
          <w:b/>
          <w:bCs/>
          <w:szCs w:val="24"/>
        </w:rPr>
        <w:t>Pulse_width</w:t>
      </w:r>
      <w:proofErr w:type="spellEnd"/>
      <w:r w:rsidRPr="00B75994">
        <w:rPr>
          <w:szCs w:val="24"/>
        </w:rPr>
        <w:t>: sygnał ten przechowuje szerokość impulsu, czyli czas trwania odbitego sygnału.</w:t>
      </w:r>
    </w:p>
    <w:p w14:paraId="3C17ECF6" w14:textId="329BFFEC" w:rsidR="00793AFE" w:rsidRPr="00B75994" w:rsidRDefault="00000C0C" w:rsidP="00B75994">
      <w:pPr>
        <w:numPr>
          <w:ilvl w:val="1"/>
          <w:numId w:val="40"/>
        </w:numPr>
        <w:overflowPunct/>
        <w:autoSpaceDE/>
        <w:autoSpaceDN/>
        <w:adjustRightInd/>
        <w:spacing w:line="360" w:lineRule="auto"/>
        <w:contextualSpacing/>
        <w:jc w:val="both"/>
        <w:textAlignment w:val="auto"/>
        <w:rPr>
          <w:szCs w:val="24"/>
        </w:rPr>
      </w:pPr>
      <w:proofErr w:type="spellStart"/>
      <w:r w:rsidRPr="00B75994">
        <w:rPr>
          <w:b/>
          <w:bCs/>
          <w:szCs w:val="24"/>
        </w:rPr>
        <w:t>Sound_speed</w:t>
      </w:r>
      <w:proofErr w:type="spellEnd"/>
      <w:r w:rsidRPr="00B75994">
        <w:rPr>
          <w:b/>
          <w:bCs/>
          <w:szCs w:val="24"/>
        </w:rPr>
        <w:t xml:space="preserve"> </w:t>
      </w:r>
      <w:r w:rsidRPr="00B75994">
        <w:rPr>
          <w:szCs w:val="24"/>
        </w:rPr>
        <w:t>– stosunek (prędkość dźwięku</w:t>
      </w:r>
      <w:r w:rsidR="00211B6C" w:rsidRPr="00B75994">
        <w:rPr>
          <w:szCs w:val="24"/>
        </w:rPr>
        <w:t xml:space="preserve"> /</w:t>
      </w:r>
      <w:proofErr w:type="gramStart"/>
      <w:r w:rsidR="00211B6C" w:rsidRPr="00B75994">
        <w:rPr>
          <w:szCs w:val="24"/>
        </w:rPr>
        <w:t>100000)*</w:t>
      </w:r>
      <w:proofErr w:type="gramEnd"/>
      <w:r w:rsidR="00211B6C" w:rsidRPr="00B75994">
        <w:rPr>
          <w:szCs w:val="24"/>
        </w:rPr>
        <w:t>2^20 pobrany z ROM</w:t>
      </w:r>
    </w:p>
    <w:p w14:paraId="08553479" w14:textId="77777777" w:rsidR="000F081F" w:rsidRPr="00B75994" w:rsidRDefault="000F081F" w:rsidP="00B75994">
      <w:pPr>
        <w:numPr>
          <w:ilvl w:val="0"/>
          <w:numId w:val="40"/>
        </w:numPr>
        <w:overflowPunct/>
        <w:autoSpaceDE/>
        <w:autoSpaceDN/>
        <w:adjustRightInd/>
        <w:spacing w:line="360" w:lineRule="auto"/>
        <w:contextualSpacing/>
        <w:jc w:val="both"/>
        <w:textAlignment w:val="auto"/>
        <w:rPr>
          <w:szCs w:val="24"/>
        </w:rPr>
      </w:pPr>
      <w:r w:rsidRPr="00B75994">
        <w:rPr>
          <w:b/>
          <w:bCs/>
          <w:szCs w:val="24"/>
        </w:rPr>
        <w:t xml:space="preserve">Proces </w:t>
      </w:r>
      <w:proofErr w:type="spellStart"/>
      <w:r w:rsidRPr="00B75994">
        <w:rPr>
          <w:b/>
          <w:bCs/>
          <w:szCs w:val="24"/>
        </w:rPr>
        <w:t>Distance_calculator</w:t>
      </w:r>
      <w:proofErr w:type="spellEnd"/>
      <w:r w:rsidRPr="00B75994">
        <w:rPr>
          <w:szCs w:val="24"/>
        </w:rPr>
        <w:t>:</w:t>
      </w:r>
    </w:p>
    <w:p w14:paraId="47CAAB6C" w14:textId="77777777" w:rsidR="000F081F" w:rsidRPr="00B75994" w:rsidRDefault="000F081F" w:rsidP="00B75994">
      <w:pPr>
        <w:numPr>
          <w:ilvl w:val="1"/>
          <w:numId w:val="40"/>
        </w:numPr>
        <w:overflowPunct/>
        <w:autoSpaceDE/>
        <w:autoSpaceDN/>
        <w:adjustRightInd/>
        <w:spacing w:line="360" w:lineRule="auto"/>
        <w:contextualSpacing/>
        <w:jc w:val="both"/>
        <w:textAlignment w:val="auto"/>
        <w:rPr>
          <w:szCs w:val="24"/>
        </w:rPr>
      </w:pPr>
      <w:r w:rsidRPr="00B75994">
        <w:rPr>
          <w:szCs w:val="24"/>
        </w:rPr>
        <w:t xml:space="preserve">Gdy impuls </w:t>
      </w:r>
      <w:proofErr w:type="spellStart"/>
      <w:r w:rsidRPr="00B75994">
        <w:rPr>
          <w:szCs w:val="24"/>
        </w:rPr>
        <w:t>pulse</w:t>
      </w:r>
      <w:proofErr w:type="spellEnd"/>
      <w:r w:rsidRPr="00B75994">
        <w:rPr>
          <w:szCs w:val="24"/>
        </w:rPr>
        <w:t xml:space="preserve"> zakończy się (czyli </w:t>
      </w:r>
      <w:proofErr w:type="spellStart"/>
      <w:r w:rsidRPr="00B75994">
        <w:rPr>
          <w:szCs w:val="24"/>
        </w:rPr>
        <w:t>pulse</w:t>
      </w:r>
      <w:proofErr w:type="spellEnd"/>
      <w:r w:rsidRPr="00B75994">
        <w:rPr>
          <w:szCs w:val="24"/>
        </w:rPr>
        <w:t xml:space="preserve"> = '0'), następuje obliczenie odległości na podstawie zmierzonego czasu.</w:t>
      </w:r>
    </w:p>
    <w:p w14:paraId="451F212E" w14:textId="39E64D41" w:rsidR="000F081F" w:rsidRPr="00B75994" w:rsidRDefault="000F081F" w:rsidP="00B75994">
      <w:pPr>
        <w:numPr>
          <w:ilvl w:val="1"/>
          <w:numId w:val="40"/>
        </w:numPr>
        <w:overflowPunct/>
        <w:autoSpaceDE/>
        <w:autoSpaceDN/>
        <w:adjustRightInd/>
        <w:spacing w:line="360" w:lineRule="auto"/>
        <w:contextualSpacing/>
        <w:jc w:val="both"/>
        <w:textAlignment w:val="auto"/>
        <w:rPr>
          <w:szCs w:val="24"/>
        </w:rPr>
      </w:pPr>
      <w:r w:rsidRPr="00B75994">
        <w:rPr>
          <w:b/>
          <w:bCs/>
          <w:szCs w:val="24"/>
        </w:rPr>
        <w:t>Obliczenia odległości</w:t>
      </w:r>
      <w:r w:rsidRPr="00B75994">
        <w:rPr>
          <w:szCs w:val="24"/>
        </w:rPr>
        <w:t xml:space="preserve">: Wartość </w:t>
      </w:r>
      <w:proofErr w:type="spellStart"/>
      <w:r w:rsidRPr="00B75994">
        <w:rPr>
          <w:szCs w:val="24"/>
        </w:rPr>
        <w:t>Pulse_width</w:t>
      </w:r>
      <w:proofErr w:type="spellEnd"/>
      <w:r w:rsidRPr="00B75994">
        <w:rPr>
          <w:szCs w:val="24"/>
        </w:rPr>
        <w:t xml:space="preserve"> </w:t>
      </w:r>
      <w:r w:rsidR="00E208BC" w:rsidRPr="00B75994">
        <w:rPr>
          <w:szCs w:val="24"/>
        </w:rPr>
        <w:t>jest skracana o 12 najmłodszych bitów</w:t>
      </w:r>
      <w:r w:rsidR="007F429C" w:rsidRPr="00B75994">
        <w:rPr>
          <w:szCs w:val="24"/>
        </w:rPr>
        <w:t xml:space="preserve">, czyli dzielona przez </w:t>
      </w:r>
      <w:r w:rsidR="008E7C9C" w:rsidRPr="00B75994">
        <w:rPr>
          <w:szCs w:val="24"/>
        </w:rPr>
        <w:t xml:space="preserve">2^12, następnie </w:t>
      </w:r>
      <w:r w:rsidR="00237589" w:rsidRPr="00B75994">
        <w:rPr>
          <w:szCs w:val="24"/>
        </w:rPr>
        <w:t xml:space="preserve">mnożona razy stosunek pobrany z ROM dla określonej temperatury otoczenia. </w:t>
      </w:r>
      <w:r w:rsidR="001379EB" w:rsidRPr="00B75994">
        <w:rPr>
          <w:szCs w:val="24"/>
        </w:rPr>
        <w:t>Potem wynik jest skracany o 8 najmłodszych bitów, czyli dzielony przez 2</w:t>
      </w:r>
      <w:r w:rsidR="001147D4" w:rsidRPr="00B75994">
        <w:rPr>
          <w:szCs w:val="24"/>
        </w:rPr>
        <w:t>^8, łącznie wynik jest skrócony o 2^</w:t>
      </w:r>
      <w:proofErr w:type="gramStart"/>
      <w:r w:rsidR="001147D4" w:rsidRPr="00B75994">
        <w:rPr>
          <w:szCs w:val="24"/>
        </w:rPr>
        <w:t>20</w:t>
      </w:r>
      <w:proofErr w:type="gramEnd"/>
      <w:r w:rsidR="001147D4" w:rsidRPr="00B75994">
        <w:rPr>
          <w:szCs w:val="24"/>
        </w:rPr>
        <w:t xml:space="preserve"> czyli o wartość o którą jest powiększona wartość z ROM.</w:t>
      </w:r>
    </w:p>
    <w:p w14:paraId="129BEC0C" w14:textId="37D798F6" w:rsidR="001E1E27" w:rsidRPr="00033BBC" w:rsidRDefault="000F081F" w:rsidP="00B75994">
      <w:pPr>
        <w:numPr>
          <w:ilvl w:val="1"/>
          <w:numId w:val="40"/>
        </w:numPr>
        <w:overflowPunct/>
        <w:autoSpaceDE/>
        <w:autoSpaceDN/>
        <w:adjustRightInd/>
        <w:spacing w:line="360" w:lineRule="auto"/>
        <w:contextualSpacing/>
        <w:jc w:val="both"/>
        <w:textAlignment w:val="auto"/>
        <w:rPr>
          <w:szCs w:val="24"/>
        </w:rPr>
      </w:pPr>
      <w:r w:rsidRPr="00B75994">
        <w:rPr>
          <w:b/>
          <w:bCs/>
          <w:szCs w:val="24"/>
        </w:rPr>
        <w:t>Ograniczenie zakresu</w:t>
      </w:r>
      <w:r w:rsidRPr="00B75994">
        <w:rPr>
          <w:szCs w:val="24"/>
        </w:rPr>
        <w:t>: Jeśli wynik przekracza wartość 4</w:t>
      </w:r>
      <w:r w:rsidR="006E793D" w:rsidRPr="00B75994">
        <w:rPr>
          <w:szCs w:val="24"/>
        </w:rPr>
        <w:t xml:space="preserve">00 </w:t>
      </w:r>
      <w:r w:rsidRPr="00B75994">
        <w:rPr>
          <w:szCs w:val="24"/>
        </w:rPr>
        <w:t xml:space="preserve">cm, odległość jest przypisana do maksymalnej wartości </w:t>
      </w:r>
      <w:r w:rsidR="006E793D" w:rsidRPr="00B75994">
        <w:rPr>
          <w:szCs w:val="24"/>
        </w:rPr>
        <w:t>000000000</w:t>
      </w:r>
      <w:r w:rsidRPr="00B75994">
        <w:rPr>
          <w:szCs w:val="24"/>
        </w:rPr>
        <w:t xml:space="preserve"> (9-bitowe </w:t>
      </w:r>
      <w:proofErr w:type="spellStart"/>
      <w:r w:rsidRPr="00B75994">
        <w:rPr>
          <w:szCs w:val="24"/>
        </w:rPr>
        <w:t>unsigned</w:t>
      </w:r>
      <w:proofErr w:type="spellEnd"/>
      <w:r w:rsidRPr="00B75994">
        <w:rPr>
          <w:szCs w:val="24"/>
        </w:rPr>
        <w:t>).</w:t>
      </w:r>
    </w:p>
    <w:p w14:paraId="2165907E" w14:textId="0669990A" w:rsidR="00C85A95" w:rsidRPr="00B75994" w:rsidRDefault="00DD5E08" w:rsidP="00B75994">
      <w:pPr>
        <w:pStyle w:val="Nagwek2"/>
        <w:spacing w:after="0" w:line="360" w:lineRule="auto"/>
        <w:jc w:val="both"/>
        <w:rPr>
          <w:sz w:val="24"/>
          <w:szCs w:val="24"/>
        </w:rPr>
      </w:pPr>
      <w:bookmarkStart w:id="47" w:name="_Toc187605617"/>
      <w:r>
        <w:rPr>
          <w:sz w:val="24"/>
          <w:szCs w:val="24"/>
        </w:rPr>
        <w:t>Sterownik położenia wałka serwomechanizmu</w:t>
      </w:r>
      <w:bookmarkEnd w:id="47"/>
    </w:p>
    <w:p w14:paraId="63AB7B73" w14:textId="76AAB49B" w:rsidR="00C426A2" w:rsidRPr="00B75994" w:rsidRDefault="00C426A2" w:rsidP="00B75994">
      <w:pPr>
        <w:pStyle w:val="Tekstpods"/>
        <w:spacing w:after="0" w:line="360" w:lineRule="auto"/>
        <w:rPr>
          <w:szCs w:val="24"/>
        </w:rPr>
      </w:pPr>
      <w:r w:rsidRPr="00B75994">
        <w:rPr>
          <w:szCs w:val="24"/>
        </w:rPr>
        <w:t xml:space="preserve">W tym projekcie dalmierz ultradźwiękowy </w:t>
      </w:r>
      <w:r w:rsidR="00B96A28" w:rsidRPr="00B75994">
        <w:rPr>
          <w:szCs w:val="24"/>
        </w:rPr>
        <w:t xml:space="preserve">osadzony jest na </w:t>
      </w:r>
      <w:r w:rsidR="00E356B9" w:rsidRPr="00B75994">
        <w:rPr>
          <w:szCs w:val="24"/>
        </w:rPr>
        <w:t>głowicy,</w:t>
      </w:r>
      <w:r w:rsidR="00B96A28" w:rsidRPr="00B75994">
        <w:rPr>
          <w:szCs w:val="24"/>
        </w:rPr>
        <w:t xml:space="preserve"> która obraca dalmierzem od 0 do 180 stopni w celu poszukiwania przeszkód.</w:t>
      </w:r>
      <w:r w:rsidR="00B37B2A" w:rsidRPr="00B75994">
        <w:rPr>
          <w:szCs w:val="24"/>
        </w:rPr>
        <w:t xml:space="preserve"> Konieczne jest określe</w:t>
      </w:r>
      <w:r w:rsidR="00D635DF" w:rsidRPr="00B75994">
        <w:rPr>
          <w:szCs w:val="24"/>
        </w:rPr>
        <w:t>nie kąta kierunku w jakim dalmierz jest skierowany w trakcie p</w:t>
      </w:r>
      <w:r w:rsidR="00671835" w:rsidRPr="00B75994">
        <w:rPr>
          <w:szCs w:val="24"/>
        </w:rPr>
        <w:t xml:space="preserve">rowadzenia pomiaru. W tym celu w pliku sterującym PWM i </w:t>
      </w:r>
      <w:proofErr w:type="spellStart"/>
      <w:r w:rsidR="00671835" w:rsidRPr="00B75994">
        <w:rPr>
          <w:szCs w:val="24"/>
        </w:rPr>
        <w:t>Duty_cycle</w:t>
      </w:r>
      <w:proofErr w:type="spellEnd"/>
      <w:r w:rsidR="005848F6" w:rsidRPr="00B75994">
        <w:rPr>
          <w:szCs w:val="24"/>
        </w:rPr>
        <w:t xml:space="preserve"> umieściłem </w:t>
      </w:r>
      <w:r w:rsidR="00B5454C" w:rsidRPr="00B75994">
        <w:rPr>
          <w:szCs w:val="24"/>
        </w:rPr>
        <w:t xml:space="preserve">sygnał </w:t>
      </w:r>
      <w:proofErr w:type="spellStart"/>
      <w:r w:rsidR="00B5454C" w:rsidRPr="00B75994">
        <w:rPr>
          <w:szCs w:val="24"/>
        </w:rPr>
        <w:t>Step_</w:t>
      </w:r>
      <w:r w:rsidR="000F24F0" w:rsidRPr="00B75994">
        <w:rPr>
          <w:szCs w:val="24"/>
        </w:rPr>
        <w:t>done</w:t>
      </w:r>
      <w:proofErr w:type="spellEnd"/>
      <w:r w:rsidR="00B5454C" w:rsidRPr="00B75994">
        <w:rPr>
          <w:szCs w:val="24"/>
        </w:rPr>
        <w:t xml:space="preserve">, który wysyła wysoki sygnał w momencie zakończenia </w:t>
      </w:r>
      <w:r w:rsidR="007952A6" w:rsidRPr="00B75994">
        <w:rPr>
          <w:szCs w:val="24"/>
        </w:rPr>
        <w:t>kroku</w:t>
      </w:r>
      <w:r w:rsidR="00FD378B" w:rsidRPr="00B75994">
        <w:rPr>
          <w:szCs w:val="24"/>
        </w:rPr>
        <w:t xml:space="preserve">. </w:t>
      </w:r>
      <w:r w:rsidR="000F24F0" w:rsidRPr="00B75994">
        <w:rPr>
          <w:szCs w:val="24"/>
        </w:rPr>
        <w:t xml:space="preserve">Pozostałe sygnały </w:t>
      </w:r>
      <w:r w:rsidR="005B495D" w:rsidRPr="00B75994">
        <w:rPr>
          <w:szCs w:val="24"/>
        </w:rPr>
        <w:t>użyte</w:t>
      </w:r>
      <w:r w:rsidR="000F24F0" w:rsidRPr="00B75994">
        <w:rPr>
          <w:szCs w:val="24"/>
        </w:rPr>
        <w:t xml:space="preserve"> to </w:t>
      </w:r>
      <w:r w:rsidR="005B495D" w:rsidRPr="00B75994">
        <w:rPr>
          <w:szCs w:val="24"/>
        </w:rPr>
        <w:t xml:space="preserve">8-śmio bitowy wektor </w:t>
      </w:r>
      <w:r w:rsidR="005B495D" w:rsidRPr="00B75994">
        <w:rPr>
          <w:szCs w:val="24"/>
        </w:rPr>
        <w:lastRenderedPageBreak/>
        <w:t xml:space="preserve">pozycji dla </w:t>
      </w:r>
      <w:r w:rsidR="008D365C" w:rsidRPr="00B75994">
        <w:rPr>
          <w:szCs w:val="24"/>
        </w:rPr>
        <w:t xml:space="preserve">ustalenia wypełnienia sygnału na tej podstawie </w:t>
      </w:r>
      <w:r w:rsidR="00A47E12" w:rsidRPr="00B75994">
        <w:rPr>
          <w:szCs w:val="24"/>
        </w:rPr>
        <w:t>ustalana jest długoś trwania sygna</w:t>
      </w:r>
      <w:r w:rsidR="007E1198" w:rsidRPr="00B75994">
        <w:rPr>
          <w:szCs w:val="24"/>
        </w:rPr>
        <w:t xml:space="preserve">łu PWM odpowiadającego za stopień wypełnienia. </w:t>
      </w:r>
      <w:proofErr w:type="spellStart"/>
      <w:r w:rsidR="00D46A9B" w:rsidRPr="00B75994">
        <w:rPr>
          <w:szCs w:val="24"/>
        </w:rPr>
        <w:t>Entity</w:t>
      </w:r>
      <w:proofErr w:type="spellEnd"/>
      <w:r w:rsidR="00D46A9B" w:rsidRPr="00B75994">
        <w:rPr>
          <w:szCs w:val="24"/>
        </w:rPr>
        <w:t xml:space="preserve"> pokazane jest w obrazie poniżej:</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05"/>
        <w:gridCol w:w="8573"/>
      </w:tblGrid>
      <w:tr w:rsidR="00D46A9B" w:rsidRPr="00B75994" w14:paraId="530E0C5F" w14:textId="77777777" w:rsidTr="00D46A9B">
        <w:trPr>
          <w:tblCellSpacing w:w="15" w:type="dxa"/>
        </w:trPr>
        <w:tc>
          <w:tcPr>
            <w:tcW w:w="0" w:type="auto"/>
            <w:vAlign w:val="center"/>
            <w:hideMark/>
          </w:tcPr>
          <w:p w14:paraId="408F4384" w14:textId="77777777" w:rsidR="00D46A9B" w:rsidRPr="00B75994" w:rsidRDefault="00D46A9B"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w:t>
            </w:r>
          </w:p>
          <w:p w14:paraId="531DFF16" w14:textId="77777777" w:rsidR="00D46A9B" w:rsidRPr="00B75994" w:rsidRDefault="00D46A9B"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2</w:t>
            </w:r>
          </w:p>
          <w:p w14:paraId="40CFCA8E" w14:textId="77777777" w:rsidR="00D46A9B" w:rsidRPr="00B75994" w:rsidRDefault="00D46A9B"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3</w:t>
            </w:r>
          </w:p>
          <w:p w14:paraId="7E9A8213" w14:textId="77777777" w:rsidR="00D46A9B" w:rsidRPr="00B75994" w:rsidRDefault="00D46A9B"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4</w:t>
            </w:r>
          </w:p>
          <w:p w14:paraId="087D009A" w14:textId="77777777" w:rsidR="00D46A9B" w:rsidRPr="00B75994" w:rsidRDefault="00D46A9B"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5</w:t>
            </w:r>
          </w:p>
          <w:p w14:paraId="3E8CC46D" w14:textId="77777777" w:rsidR="00D46A9B" w:rsidRPr="00B75994" w:rsidRDefault="00D46A9B"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6</w:t>
            </w:r>
          </w:p>
          <w:p w14:paraId="39585114" w14:textId="77777777" w:rsidR="00D46A9B" w:rsidRPr="00B75994" w:rsidRDefault="00D46A9B"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7</w:t>
            </w:r>
          </w:p>
          <w:p w14:paraId="0C2B510C" w14:textId="77777777" w:rsidR="00D46A9B" w:rsidRPr="00B75994" w:rsidRDefault="00D46A9B"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8</w:t>
            </w:r>
          </w:p>
          <w:p w14:paraId="74D0F899" w14:textId="77777777" w:rsidR="00D46A9B" w:rsidRPr="00B75994" w:rsidRDefault="00D46A9B"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9</w:t>
            </w:r>
          </w:p>
        </w:tc>
        <w:tc>
          <w:tcPr>
            <w:tcW w:w="0" w:type="auto"/>
            <w:vAlign w:val="center"/>
            <w:hideMark/>
          </w:tcPr>
          <w:p w14:paraId="0FDDEB1D" w14:textId="77777777" w:rsidR="00D46A9B" w:rsidRPr="00B75994" w:rsidRDefault="00D46A9B"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0000FF"/>
                <w:szCs w:val="24"/>
                <w:lang w:val="en-US"/>
              </w:rPr>
              <w:t>entity</w:t>
            </w:r>
            <w:r w:rsidRPr="00B75994">
              <w:rPr>
                <w:color w:val="333333"/>
                <w:szCs w:val="24"/>
                <w:lang w:val="en-US"/>
              </w:rPr>
              <w:t xml:space="preserve"> </w:t>
            </w:r>
            <w:proofErr w:type="spellStart"/>
            <w:r w:rsidRPr="00B75994">
              <w:rPr>
                <w:color w:val="2B91AF"/>
                <w:szCs w:val="24"/>
                <w:lang w:val="en-US"/>
              </w:rPr>
              <w:t>pwm</w:t>
            </w:r>
            <w:proofErr w:type="spellEnd"/>
            <w:r w:rsidRPr="00B75994">
              <w:rPr>
                <w:color w:val="333333"/>
                <w:szCs w:val="24"/>
                <w:lang w:val="en-US"/>
              </w:rPr>
              <w:t xml:space="preserve"> </w:t>
            </w:r>
            <w:proofErr w:type="gramStart"/>
            <w:r w:rsidRPr="00B75994">
              <w:rPr>
                <w:color w:val="0000FF"/>
                <w:szCs w:val="24"/>
                <w:lang w:val="en-US"/>
              </w:rPr>
              <w:t>is</w:t>
            </w:r>
            <w:proofErr w:type="gramEnd"/>
          </w:p>
          <w:p w14:paraId="4F916FCE" w14:textId="77777777" w:rsidR="00D46A9B" w:rsidRPr="00B75994" w:rsidRDefault="00D46A9B"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port</w:t>
            </w:r>
            <w:r w:rsidRPr="00B75994">
              <w:rPr>
                <w:color w:val="333333"/>
                <w:szCs w:val="24"/>
                <w:lang w:val="en-US"/>
              </w:rPr>
              <w:t xml:space="preserve"> (</w:t>
            </w:r>
          </w:p>
          <w:p w14:paraId="197B1B7D" w14:textId="77777777" w:rsidR="00D46A9B" w:rsidRPr="00B75994" w:rsidRDefault="00D46A9B"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proofErr w:type="spellStart"/>
            <w:proofErr w:type="gramStart"/>
            <w:r w:rsidRPr="00B75994">
              <w:rPr>
                <w:color w:val="333333"/>
                <w:szCs w:val="24"/>
                <w:lang w:val="en-US"/>
              </w:rPr>
              <w:t>clk</w:t>
            </w:r>
            <w:proofErr w:type="spellEnd"/>
            <w:r w:rsidRPr="00B75994">
              <w:rPr>
                <w:color w:val="333333"/>
                <w:szCs w:val="24"/>
                <w:lang w:val="en-US"/>
              </w:rPr>
              <w:t xml:space="preserve"> :</w:t>
            </w:r>
            <w:proofErr w:type="gramEnd"/>
            <w:r w:rsidRPr="00B75994">
              <w:rPr>
                <w:color w:val="333333"/>
                <w:szCs w:val="24"/>
                <w:lang w:val="en-US"/>
              </w:rPr>
              <w:t xml:space="preserve"> </w:t>
            </w:r>
            <w:r w:rsidRPr="00B75994">
              <w:rPr>
                <w:color w:val="0000FF"/>
                <w:szCs w:val="24"/>
                <w:lang w:val="en-US"/>
              </w:rPr>
              <w:t>in</w:t>
            </w:r>
            <w:r w:rsidRPr="00B75994">
              <w:rPr>
                <w:color w:val="333333"/>
                <w:szCs w:val="24"/>
                <w:lang w:val="en-US"/>
              </w:rPr>
              <w:t xml:space="preserve"> </w:t>
            </w:r>
            <w:proofErr w:type="spellStart"/>
            <w:r w:rsidRPr="00B75994">
              <w:rPr>
                <w:color w:val="2B91AF"/>
                <w:szCs w:val="24"/>
                <w:lang w:val="en-US"/>
              </w:rPr>
              <w:t>std_logic</w:t>
            </w:r>
            <w:proofErr w:type="spellEnd"/>
            <w:r w:rsidRPr="00B75994">
              <w:rPr>
                <w:color w:val="333333"/>
                <w:szCs w:val="24"/>
                <w:lang w:val="en-US"/>
              </w:rPr>
              <w:t xml:space="preserve">;       </w:t>
            </w:r>
            <w:r w:rsidRPr="00B75994">
              <w:rPr>
                <w:color w:val="008000"/>
                <w:szCs w:val="24"/>
                <w:lang w:val="en-US"/>
              </w:rPr>
              <w:t xml:space="preserve">-- </w:t>
            </w:r>
            <w:proofErr w:type="spellStart"/>
            <w:r w:rsidRPr="00B75994">
              <w:rPr>
                <w:color w:val="008000"/>
                <w:szCs w:val="24"/>
                <w:lang w:val="en-US"/>
              </w:rPr>
              <w:t>Wejście</w:t>
            </w:r>
            <w:proofErr w:type="spellEnd"/>
            <w:r w:rsidRPr="00B75994">
              <w:rPr>
                <w:color w:val="008000"/>
                <w:szCs w:val="24"/>
                <w:lang w:val="en-US"/>
              </w:rPr>
              <w:t xml:space="preserve"> </w:t>
            </w:r>
            <w:proofErr w:type="spellStart"/>
            <w:r w:rsidRPr="00B75994">
              <w:rPr>
                <w:color w:val="008000"/>
                <w:szCs w:val="24"/>
                <w:lang w:val="en-US"/>
              </w:rPr>
              <w:t>zegara</w:t>
            </w:r>
            <w:proofErr w:type="spellEnd"/>
          </w:p>
          <w:p w14:paraId="22DA423C" w14:textId="77777777" w:rsidR="00D46A9B" w:rsidRPr="00B75994" w:rsidRDefault="00D46A9B"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lang w:val="en-US"/>
              </w:rPr>
              <w:t xml:space="preserve">    </w:t>
            </w:r>
            <w:proofErr w:type="spellStart"/>
            <w:proofErr w:type="gramStart"/>
            <w:r w:rsidRPr="00B75994">
              <w:rPr>
                <w:color w:val="333333"/>
                <w:szCs w:val="24"/>
              </w:rPr>
              <w:t>rst</w:t>
            </w:r>
            <w:proofErr w:type="spellEnd"/>
            <w:r w:rsidRPr="00B75994">
              <w:rPr>
                <w:color w:val="333333"/>
                <w:szCs w:val="24"/>
              </w:rPr>
              <w:t xml:space="preserve"> :</w:t>
            </w:r>
            <w:proofErr w:type="gramEnd"/>
            <w:r w:rsidRPr="00B75994">
              <w:rPr>
                <w:color w:val="333333"/>
                <w:szCs w:val="24"/>
              </w:rPr>
              <w:t xml:space="preserve"> </w:t>
            </w:r>
            <w:r w:rsidRPr="00B75994">
              <w:rPr>
                <w:color w:val="0000FF"/>
                <w:szCs w:val="24"/>
              </w:rPr>
              <w:t>in</w:t>
            </w:r>
            <w:r w:rsidRPr="00B75994">
              <w:rPr>
                <w:color w:val="333333"/>
                <w:szCs w:val="24"/>
              </w:rPr>
              <w:t xml:space="preserve"> </w:t>
            </w:r>
            <w:proofErr w:type="spellStart"/>
            <w:r w:rsidRPr="00B75994">
              <w:rPr>
                <w:color w:val="2B91AF"/>
                <w:szCs w:val="24"/>
              </w:rPr>
              <w:t>std_logic</w:t>
            </w:r>
            <w:proofErr w:type="spellEnd"/>
            <w:r w:rsidRPr="00B75994">
              <w:rPr>
                <w:color w:val="333333"/>
                <w:szCs w:val="24"/>
              </w:rPr>
              <w:t xml:space="preserve">;       </w:t>
            </w:r>
            <w:r w:rsidRPr="00B75994">
              <w:rPr>
                <w:color w:val="008000"/>
                <w:szCs w:val="24"/>
              </w:rPr>
              <w:t>-- Wejście resetu</w:t>
            </w:r>
          </w:p>
          <w:p w14:paraId="2A2BB7A3" w14:textId="77777777" w:rsidR="00D46A9B" w:rsidRPr="00B75994" w:rsidRDefault="00D46A9B"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proofErr w:type="spellStart"/>
            <w:proofErr w:type="gramStart"/>
            <w:r w:rsidRPr="00B75994">
              <w:rPr>
                <w:color w:val="333333"/>
                <w:szCs w:val="24"/>
              </w:rPr>
              <w:t>position</w:t>
            </w:r>
            <w:proofErr w:type="spellEnd"/>
            <w:r w:rsidRPr="00B75994">
              <w:rPr>
                <w:color w:val="333333"/>
                <w:szCs w:val="24"/>
              </w:rPr>
              <w:t xml:space="preserve"> :</w:t>
            </w:r>
            <w:proofErr w:type="gramEnd"/>
            <w:r w:rsidRPr="00B75994">
              <w:rPr>
                <w:color w:val="333333"/>
                <w:szCs w:val="24"/>
              </w:rPr>
              <w:t xml:space="preserve"> </w:t>
            </w:r>
            <w:r w:rsidRPr="00B75994">
              <w:rPr>
                <w:color w:val="0000FF"/>
                <w:szCs w:val="24"/>
              </w:rPr>
              <w:t>in</w:t>
            </w:r>
            <w:r w:rsidRPr="00B75994">
              <w:rPr>
                <w:color w:val="333333"/>
                <w:szCs w:val="24"/>
              </w:rPr>
              <w:t xml:space="preserve"> </w:t>
            </w:r>
            <w:proofErr w:type="spellStart"/>
            <w:r w:rsidRPr="00B75994">
              <w:rPr>
                <w:color w:val="2B91AF"/>
                <w:szCs w:val="24"/>
              </w:rPr>
              <w:t>std_logic_vector</w:t>
            </w:r>
            <w:proofErr w:type="spellEnd"/>
            <w:r w:rsidRPr="00B75994">
              <w:rPr>
                <w:color w:val="333333"/>
                <w:szCs w:val="24"/>
              </w:rPr>
              <w:t xml:space="preserve">(7 </w:t>
            </w:r>
            <w:proofErr w:type="spellStart"/>
            <w:r w:rsidRPr="00B75994">
              <w:rPr>
                <w:color w:val="0000FF"/>
                <w:szCs w:val="24"/>
              </w:rPr>
              <w:t>downto</w:t>
            </w:r>
            <w:proofErr w:type="spellEnd"/>
            <w:r w:rsidRPr="00B75994">
              <w:rPr>
                <w:color w:val="333333"/>
                <w:szCs w:val="24"/>
              </w:rPr>
              <w:t xml:space="preserve"> 0); </w:t>
            </w:r>
            <w:r w:rsidRPr="00B75994">
              <w:rPr>
                <w:color w:val="008000"/>
                <w:szCs w:val="24"/>
              </w:rPr>
              <w:t>-- Pozycja, od 0 do maksymalnej liczby kroków</w:t>
            </w:r>
          </w:p>
          <w:p w14:paraId="6A30B8C3" w14:textId="2859EC91" w:rsidR="00D46A9B" w:rsidRPr="00B75994" w:rsidRDefault="006653AE"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rPr>
              <w:t xml:space="preserve">   </w:t>
            </w:r>
            <w:r w:rsidR="00D46A9B" w:rsidRPr="00B75994">
              <w:rPr>
                <w:color w:val="333333"/>
                <w:szCs w:val="24"/>
              </w:rPr>
              <w:t xml:space="preserve"> </w:t>
            </w:r>
            <w:proofErr w:type="spellStart"/>
            <w:r w:rsidR="00D46A9B" w:rsidRPr="00B75994">
              <w:rPr>
                <w:color w:val="333333"/>
                <w:szCs w:val="24"/>
                <w:lang w:val="en-US"/>
              </w:rPr>
              <w:t>step_</w:t>
            </w:r>
            <w:proofErr w:type="gramStart"/>
            <w:r w:rsidR="00D46A9B" w:rsidRPr="00B75994">
              <w:rPr>
                <w:color w:val="333333"/>
                <w:szCs w:val="24"/>
                <w:lang w:val="en-US"/>
              </w:rPr>
              <w:t>done</w:t>
            </w:r>
            <w:proofErr w:type="spellEnd"/>
            <w:r w:rsidR="00D46A9B" w:rsidRPr="00B75994">
              <w:rPr>
                <w:color w:val="333333"/>
                <w:szCs w:val="24"/>
                <w:lang w:val="en-US"/>
              </w:rPr>
              <w:t>:</w:t>
            </w:r>
            <w:proofErr w:type="gramEnd"/>
            <w:r w:rsidR="00D46A9B" w:rsidRPr="00B75994">
              <w:rPr>
                <w:color w:val="333333"/>
                <w:szCs w:val="24"/>
                <w:lang w:val="en-US"/>
              </w:rPr>
              <w:t xml:space="preserve"> </w:t>
            </w:r>
            <w:r w:rsidR="00D46A9B" w:rsidRPr="00B75994">
              <w:rPr>
                <w:color w:val="0000FF"/>
                <w:szCs w:val="24"/>
                <w:lang w:val="en-US"/>
              </w:rPr>
              <w:t>out</w:t>
            </w:r>
            <w:r w:rsidR="00D46A9B" w:rsidRPr="00B75994">
              <w:rPr>
                <w:color w:val="333333"/>
                <w:szCs w:val="24"/>
                <w:lang w:val="en-US"/>
              </w:rPr>
              <w:t xml:space="preserve"> </w:t>
            </w:r>
            <w:proofErr w:type="spellStart"/>
            <w:r w:rsidR="00D46A9B" w:rsidRPr="00B75994">
              <w:rPr>
                <w:color w:val="2B91AF"/>
                <w:szCs w:val="24"/>
                <w:lang w:val="en-US"/>
              </w:rPr>
              <w:t>std_logic</w:t>
            </w:r>
            <w:proofErr w:type="spellEnd"/>
            <w:r w:rsidR="00D46A9B" w:rsidRPr="00B75994">
              <w:rPr>
                <w:color w:val="333333"/>
                <w:szCs w:val="24"/>
                <w:lang w:val="en-US"/>
              </w:rPr>
              <w:t>;</w:t>
            </w:r>
          </w:p>
          <w:p w14:paraId="6A2CF4CB" w14:textId="77777777" w:rsidR="00D46A9B" w:rsidRPr="00B75994" w:rsidRDefault="00D46A9B"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lang w:val="en-US"/>
              </w:rPr>
              <w:t xml:space="preserve">    </w:t>
            </w:r>
            <w:proofErr w:type="spellStart"/>
            <w:proofErr w:type="gramStart"/>
            <w:r w:rsidRPr="00B75994">
              <w:rPr>
                <w:color w:val="333333"/>
                <w:szCs w:val="24"/>
              </w:rPr>
              <w:t>pwm</w:t>
            </w:r>
            <w:proofErr w:type="spellEnd"/>
            <w:r w:rsidRPr="00B75994">
              <w:rPr>
                <w:color w:val="333333"/>
                <w:szCs w:val="24"/>
              </w:rPr>
              <w:t xml:space="preserve"> :</w:t>
            </w:r>
            <w:proofErr w:type="gramEnd"/>
            <w:r w:rsidRPr="00B75994">
              <w:rPr>
                <w:color w:val="333333"/>
                <w:szCs w:val="24"/>
              </w:rPr>
              <w:t xml:space="preserve"> </w:t>
            </w:r>
            <w:r w:rsidRPr="00B75994">
              <w:rPr>
                <w:color w:val="0000FF"/>
                <w:szCs w:val="24"/>
              </w:rPr>
              <w:t>out</w:t>
            </w:r>
            <w:r w:rsidRPr="00B75994">
              <w:rPr>
                <w:color w:val="333333"/>
                <w:szCs w:val="24"/>
              </w:rPr>
              <w:t xml:space="preserve"> </w:t>
            </w:r>
            <w:proofErr w:type="spellStart"/>
            <w:r w:rsidRPr="00B75994">
              <w:rPr>
                <w:color w:val="2B91AF"/>
                <w:szCs w:val="24"/>
              </w:rPr>
              <w:t>std_logic</w:t>
            </w:r>
            <w:proofErr w:type="spellEnd"/>
            <w:r w:rsidRPr="00B75994">
              <w:rPr>
                <w:color w:val="333333"/>
                <w:szCs w:val="24"/>
              </w:rPr>
              <w:t xml:space="preserve">       </w:t>
            </w:r>
            <w:r w:rsidRPr="00B75994">
              <w:rPr>
                <w:color w:val="008000"/>
                <w:szCs w:val="24"/>
              </w:rPr>
              <w:t>-- Wyjście sygnału PWM</w:t>
            </w:r>
          </w:p>
          <w:p w14:paraId="59B7F56C" w14:textId="77777777" w:rsidR="00D46A9B" w:rsidRPr="00B75994" w:rsidRDefault="00D46A9B"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p>
          <w:p w14:paraId="014F1CBC" w14:textId="77777777" w:rsidR="00D46A9B" w:rsidRPr="00B75994" w:rsidRDefault="00D46A9B"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0000FF"/>
                <w:szCs w:val="24"/>
              </w:rPr>
              <w:t>end</w:t>
            </w:r>
            <w:r w:rsidRPr="00B75994">
              <w:rPr>
                <w:color w:val="333333"/>
                <w:szCs w:val="24"/>
              </w:rPr>
              <w:t xml:space="preserve"> </w:t>
            </w:r>
            <w:proofErr w:type="spellStart"/>
            <w:r w:rsidRPr="00B75994">
              <w:rPr>
                <w:color w:val="2B91AF"/>
                <w:szCs w:val="24"/>
              </w:rPr>
              <w:t>pwm</w:t>
            </w:r>
            <w:proofErr w:type="spellEnd"/>
            <w:r w:rsidRPr="00B75994">
              <w:rPr>
                <w:color w:val="333333"/>
                <w:szCs w:val="24"/>
              </w:rPr>
              <w:t>;</w:t>
            </w:r>
          </w:p>
        </w:tc>
      </w:tr>
    </w:tbl>
    <w:p w14:paraId="52176395" w14:textId="65D2AC74" w:rsidR="006653AE" w:rsidRDefault="00777A90" w:rsidP="00777A90">
      <w:pPr>
        <w:pStyle w:val="Legenda"/>
        <w:rPr>
          <w:color w:val="000000" w:themeColor="text1"/>
          <w:szCs w:val="24"/>
        </w:rPr>
      </w:pPr>
      <w:bookmarkStart w:id="48" w:name="_Toc187660628"/>
      <w:r>
        <w:t xml:space="preserve">Kod  </w:t>
      </w:r>
      <w:r w:rsidR="00802063">
        <w:fldChar w:fldCharType="begin"/>
      </w:r>
      <w:r w:rsidR="00802063">
        <w:instrText xml:space="preserve"> STYLEREF 1 \s </w:instrText>
      </w:r>
      <w:r w:rsidR="00802063">
        <w:fldChar w:fldCharType="separate"/>
      </w:r>
      <w:r w:rsidR="00802063">
        <w:rPr>
          <w:noProof/>
        </w:rPr>
        <w:t>4</w:t>
      </w:r>
      <w:r w:rsidR="00802063">
        <w:rPr>
          <w:noProof/>
        </w:rPr>
        <w:fldChar w:fldCharType="end"/>
      </w:r>
      <w:r w:rsidR="00802063">
        <w:t>.</w:t>
      </w:r>
      <w:r w:rsidR="00802063">
        <w:fldChar w:fldCharType="begin"/>
      </w:r>
      <w:r w:rsidR="00802063">
        <w:instrText xml:space="preserve"> SEQ Kod_ \* ARABIC \s 1 </w:instrText>
      </w:r>
      <w:r w:rsidR="00802063">
        <w:fldChar w:fldCharType="separate"/>
      </w:r>
      <w:r w:rsidR="00802063">
        <w:rPr>
          <w:noProof/>
        </w:rPr>
        <w:t>5</w:t>
      </w:r>
      <w:r w:rsidR="00802063">
        <w:rPr>
          <w:noProof/>
        </w:rPr>
        <w:fldChar w:fldCharType="end"/>
      </w:r>
      <w:r>
        <w:t xml:space="preserve"> </w:t>
      </w:r>
      <w:r w:rsidRPr="00B75994">
        <w:rPr>
          <w:color w:val="000000" w:themeColor="text1"/>
          <w:szCs w:val="24"/>
        </w:rPr>
        <w:t>opis wejść I wyjść programu</w:t>
      </w:r>
      <w:bookmarkEnd w:id="48"/>
    </w:p>
    <w:p w14:paraId="16DE1650" w14:textId="77777777" w:rsidR="00777A90" w:rsidRPr="00777A90" w:rsidRDefault="00777A90" w:rsidP="00777A90"/>
    <w:p w14:paraId="6F5E4C76" w14:textId="68CE2CB3" w:rsidR="00C32074" w:rsidRPr="00B75994" w:rsidRDefault="006653AE" w:rsidP="00B75994">
      <w:pPr>
        <w:pStyle w:val="Tekstpods"/>
        <w:spacing w:after="0" w:line="360" w:lineRule="auto"/>
        <w:rPr>
          <w:szCs w:val="24"/>
        </w:rPr>
      </w:pPr>
      <w:r w:rsidRPr="00B75994">
        <w:rPr>
          <w:szCs w:val="24"/>
        </w:rPr>
        <w:t xml:space="preserve">Następnie ustalamy kilka stałych </w:t>
      </w:r>
      <w:r w:rsidR="008230F1" w:rsidRPr="00B75994">
        <w:rPr>
          <w:szCs w:val="24"/>
        </w:rPr>
        <w:t xml:space="preserve">które mają ustalić czas trwania jednego cyklu (częstotliwość PWM) </w:t>
      </w:r>
      <w:r w:rsidR="00B521A7" w:rsidRPr="00B75994">
        <w:rPr>
          <w:szCs w:val="24"/>
        </w:rPr>
        <w:t>liczbę cykli na jeden krok, oraz minimaln</w:t>
      </w:r>
      <w:r w:rsidR="00AF193D" w:rsidRPr="00B75994">
        <w:rPr>
          <w:szCs w:val="24"/>
        </w:rPr>
        <w:t>y czas trwania wysokiego impulsu.</w:t>
      </w:r>
    </w:p>
    <w:tbl>
      <w:tblPr>
        <w:tblW w:w="8977" w:type="dxa"/>
        <w:tblCellSpacing w:w="15" w:type="dxa"/>
        <w:tblInd w:w="-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38"/>
        <w:gridCol w:w="8739"/>
      </w:tblGrid>
      <w:tr w:rsidR="00C32074" w:rsidRPr="00A35B0B" w14:paraId="7735A449" w14:textId="77777777" w:rsidTr="00777A90">
        <w:trPr>
          <w:trHeight w:val="2061"/>
          <w:tblCellSpacing w:w="15" w:type="dxa"/>
        </w:trPr>
        <w:tc>
          <w:tcPr>
            <w:tcW w:w="193" w:type="dxa"/>
            <w:vAlign w:val="center"/>
            <w:hideMark/>
          </w:tcPr>
          <w:p w14:paraId="124156C7" w14:textId="77777777" w:rsidR="00C32074" w:rsidRPr="00B75994" w:rsidRDefault="00C32074"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w:t>
            </w:r>
          </w:p>
          <w:p w14:paraId="6FAABA07" w14:textId="77777777" w:rsidR="00C32074" w:rsidRPr="00B75994" w:rsidRDefault="00C32074"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2</w:t>
            </w:r>
          </w:p>
          <w:p w14:paraId="5160F903" w14:textId="77777777" w:rsidR="00C32074" w:rsidRPr="00B75994" w:rsidRDefault="00C32074"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3</w:t>
            </w:r>
          </w:p>
          <w:p w14:paraId="28265BA4" w14:textId="77777777" w:rsidR="008230F1" w:rsidRPr="00B75994" w:rsidRDefault="008230F1"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4</w:t>
            </w:r>
          </w:p>
          <w:p w14:paraId="15DA7DA5" w14:textId="77777777" w:rsidR="008230F1" w:rsidRPr="00B75994" w:rsidRDefault="008230F1"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5</w:t>
            </w:r>
          </w:p>
          <w:p w14:paraId="03AF7F0E" w14:textId="7A12D9A3" w:rsidR="008230F1" w:rsidRPr="00B75994" w:rsidRDefault="008230F1"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6</w:t>
            </w:r>
          </w:p>
        </w:tc>
        <w:tc>
          <w:tcPr>
            <w:tcW w:w="8694" w:type="dxa"/>
            <w:vAlign w:val="center"/>
            <w:hideMark/>
          </w:tcPr>
          <w:p w14:paraId="7EA9EDC3" w14:textId="71242144" w:rsidR="00C32074" w:rsidRPr="00B75994" w:rsidRDefault="00C32074"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proofErr w:type="spellStart"/>
            <w:r w:rsidRPr="00B75994">
              <w:rPr>
                <w:color w:val="0000FF"/>
                <w:szCs w:val="24"/>
              </w:rPr>
              <w:t>constant</w:t>
            </w:r>
            <w:proofErr w:type="spellEnd"/>
            <w:r w:rsidRPr="00B75994">
              <w:rPr>
                <w:color w:val="333333"/>
                <w:szCs w:val="24"/>
              </w:rPr>
              <w:t xml:space="preserve"> </w:t>
            </w:r>
            <w:proofErr w:type="spellStart"/>
            <w:r w:rsidRPr="00B75994">
              <w:rPr>
                <w:color w:val="333333"/>
                <w:szCs w:val="24"/>
              </w:rPr>
              <w:t>cnt_</w:t>
            </w:r>
            <w:proofErr w:type="gramStart"/>
            <w:r w:rsidRPr="00B75994">
              <w:rPr>
                <w:color w:val="333333"/>
                <w:szCs w:val="24"/>
              </w:rPr>
              <w:t>min</w:t>
            </w:r>
            <w:proofErr w:type="spellEnd"/>
            <w:r w:rsidRPr="00B75994">
              <w:rPr>
                <w:color w:val="333333"/>
                <w:szCs w:val="24"/>
              </w:rPr>
              <w:t xml:space="preserve"> :</w:t>
            </w:r>
            <w:proofErr w:type="gramEnd"/>
            <w:r w:rsidRPr="00B75994">
              <w:rPr>
                <w:color w:val="333333"/>
                <w:szCs w:val="24"/>
              </w:rPr>
              <w:t xml:space="preserve"> </w:t>
            </w:r>
            <w:proofErr w:type="spellStart"/>
            <w:r w:rsidRPr="00B75994">
              <w:rPr>
                <w:color w:val="2B91AF"/>
                <w:szCs w:val="24"/>
              </w:rPr>
              <w:t>std_logic_vector</w:t>
            </w:r>
            <w:proofErr w:type="spellEnd"/>
            <w:r w:rsidRPr="00B75994">
              <w:rPr>
                <w:color w:val="333333"/>
                <w:szCs w:val="24"/>
              </w:rPr>
              <w:t xml:space="preserve">(16 </w:t>
            </w:r>
            <w:proofErr w:type="spellStart"/>
            <w:r w:rsidRPr="00B75994">
              <w:rPr>
                <w:color w:val="0000FF"/>
                <w:szCs w:val="24"/>
              </w:rPr>
              <w:t>downto</w:t>
            </w:r>
            <w:proofErr w:type="spellEnd"/>
            <w:r w:rsidRPr="00B75994">
              <w:rPr>
                <w:color w:val="333333"/>
                <w:szCs w:val="24"/>
              </w:rPr>
              <w:t xml:space="preserve"> 0) :=</w:t>
            </w:r>
            <w:r w:rsidR="00C21B72" w:rsidRPr="00B75994">
              <w:rPr>
                <w:color w:val="333333"/>
                <w:szCs w:val="24"/>
              </w:rPr>
              <w:t xml:space="preserve"> </w:t>
            </w:r>
            <w:r w:rsidRPr="00B75994">
              <w:rPr>
                <w:color w:val="A31515"/>
                <w:szCs w:val="24"/>
              </w:rPr>
              <w:t>"00100111000100000"</w:t>
            </w:r>
            <w:r w:rsidRPr="00B75994">
              <w:rPr>
                <w:color w:val="333333"/>
                <w:szCs w:val="24"/>
              </w:rPr>
              <w:t xml:space="preserve">;    </w:t>
            </w:r>
            <w:r w:rsidRPr="00B75994">
              <w:rPr>
                <w:color w:val="008000"/>
                <w:szCs w:val="24"/>
              </w:rPr>
              <w:t>-- Liczba cykli dla minimalnego impulsu 20000 bo (400 *50)/50e6 = 0.0004s</w:t>
            </w:r>
          </w:p>
          <w:p w14:paraId="58133C16" w14:textId="77777777" w:rsidR="00C32074" w:rsidRPr="00B75994" w:rsidRDefault="00C32074"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rPr>
              <w:t xml:space="preserve">  </w:t>
            </w:r>
            <w:r w:rsidRPr="00B75994">
              <w:rPr>
                <w:color w:val="0000FF"/>
                <w:szCs w:val="24"/>
                <w:lang w:val="en-US"/>
              </w:rPr>
              <w:t>constant</w:t>
            </w:r>
            <w:r w:rsidRPr="00B75994">
              <w:rPr>
                <w:color w:val="333333"/>
                <w:szCs w:val="24"/>
                <w:lang w:val="en-US"/>
              </w:rPr>
              <w:t xml:space="preserve"> </w:t>
            </w:r>
            <w:proofErr w:type="spellStart"/>
            <w:r w:rsidRPr="00B75994">
              <w:rPr>
                <w:color w:val="333333"/>
                <w:szCs w:val="24"/>
                <w:lang w:val="en-US"/>
              </w:rPr>
              <w:t>cycles_per_</w:t>
            </w:r>
            <w:proofErr w:type="gramStart"/>
            <w:r w:rsidRPr="00B75994">
              <w:rPr>
                <w:color w:val="333333"/>
                <w:szCs w:val="24"/>
                <w:lang w:val="en-US"/>
              </w:rPr>
              <w:t>step</w:t>
            </w:r>
            <w:proofErr w:type="spellEnd"/>
            <w:r w:rsidRPr="00B75994">
              <w:rPr>
                <w:color w:val="333333"/>
                <w:szCs w:val="24"/>
                <w:lang w:val="en-US"/>
              </w:rPr>
              <w:t xml:space="preserve"> :</w:t>
            </w:r>
            <w:proofErr w:type="gramEnd"/>
            <w:r w:rsidRPr="00B75994">
              <w:rPr>
                <w:color w:val="333333"/>
                <w:szCs w:val="24"/>
                <w:lang w:val="en-US"/>
              </w:rPr>
              <w:t xml:space="preserve"> </w:t>
            </w:r>
            <w:proofErr w:type="spellStart"/>
            <w:r w:rsidRPr="00B75994">
              <w:rPr>
                <w:color w:val="2B91AF"/>
                <w:szCs w:val="24"/>
                <w:lang w:val="en-US"/>
              </w:rPr>
              <w:t>std_logic_vector</w:t>
            </w:r>
            <w:proofErr w:type="spellEnd"/>
            <w:r w:rsidRPr="00B75994">
              <w:rPr>
                <w:color w:val="333333"/>
                <w:szCs w:val="24"/>
                <w:lang w:val="en-US"/>
              </w:rPr>
              <w:t xml:space="preserve">(8 </w:t>
            </w:r>
            <w:proofErr w:type="spellStart"/>
            <w:r w:rsidRPr="00B75994">
              <w:rPr>
                <w:color w:val="0000FF"/>
                <w:szCs w:val="24"/>
                <w:lang w:val="en-US"/>
              </w:rPr>
              <w:t>downto</w:t>
            </w:r>
            <w:proofErr w:type="spellEnd"/>
            <w:r w:rsidRPr="00B75994">
              <w:rPr>
                <w:color w:val="333333"/>
                <w:szCs w:val="24"/>
                <w:lang w:val="en-US"/>
              </w:rPr>
              <w:t xml:space="preserve"> 0) := </w:t>
            </w:r>
            <w:r w:rsidRPr="00B75994">
              <w:rPr>
                <w:color w:val="A31515"/>
                <w:szCs w:val="24"/>
                <w:lang w:val="en-US"/>
              </w:rPr>
              <w:t>"110010000"</w:t>
            </w:r>
            <w:r w:rsidRPr="00B75994">
              <w:rPr>
                <w:color w:val="333333"/>
                <w:szCs w:val="24"/>
                <w:lang w:val="en-US"/>
              </w:rPr>
              <w:t xml:space="preserve">;  </w:t>
            </w:r>
            <w:r w:rsidRPr="00B75994">
              <w:rPr>
                <w:color w:val="008000"/>
                <w:szCs w:val="24"/>
                <w:lang w:val="en-US"/>
              </w:rPr>
              <w:t xml:space="preserve">-- </w:t>
            </w:r>
            <w:proofErr w:type="spellStart"/>
            <w:r w:rsidRPr="00B75994">
              <w:rPr>
                <w:color w:val="008000"/>
                <w:szCs w:val="24"/>
                <w:lang w:val="en-US"/>
              </w:rPr>
              <w:t>Liczba</w:t>
            </w:r>
            <w:proofErr w:type="spellEnd"/>
            <w:r w:rsidRPr="00B75994">
              <w:rPr>
                <w:color w:val="008000"/>
                <w:szCs w:val="24"/>
                <w:lang w:val="en-US"/>
              </w:rPr>
              <w:t xml:space="preserve"> </w:t>
            </w:r>
            <w:proofErr w:type="spellStart"/>
            <w:r w:rsidRPr="00B75994">
              <w:rPr>
                <w:color w:val="008000"/>
                <w:szCs w:val="24"/>
                <w:lang w:val="en-US"/>
              </w:rPr>
              <w:t>cykli</w:t>
            </w:r>
            <w:proofErr w:type="spellEnd"/>
            <w:r w:rsidRPr="00B75994">
              <w:rPr>
                <w:color w:val="008000"/>
                <w:szCs w:val="24"/>
                <w:lang w:val="en-US"/>
              </w:rPr>
              <w:t xml:space="preserve"> </w:t>
            </w:r>
            <w:proofErr w:type="spellStart"/>
            <w:r w:rsidRPr="00B75994">
              <w:rPr>
                <w:color w:val="008000"/>
                <w:szCs w:val="24"/>
                <w:lang w:val="en-US"/>
              </w:rPr>
              <w:t>zegara</w:t>
            </w:r>
            <w:proofErr w:type="spellEnd"/>
            <w:r w:rsidRPr="00B75994">
              <w:rPr>
                <w:color w:val="008000"/>
                <w:szCs w:val="24"/>
                <w:lang w:val="en-US"/>
              </w:rPr>
              <w:t xml:space="preserve"> </w:t>
            </w:r>
            <w:proofErr w:type="spellStart"/>
            <w:r w:rsidRPr="00B75994">
              <w:rPr>
                <w:color w:val="008000"/>
                <w:szCs w:val="24"/>
                <w:lang w:val="en-US"/>
              </w:rPr>
              <w:t>na</w:t>
            </w:r>
            <w:proofErr w:type="spellEnd"/>
            <w:r w:rsidRPr="00B75994">
              <w:rPr>
                <w:color w:val="008000"/>
                <w:szCs w:val="24"/>
                <w:lang w:val="en-US"/>
              </w:rPr>
              <w:t xml:space="preserve"> </w:t>
            </w:r>
            <w:proofErr w:type="spellStart"/>
            <w:r w:rsidRPr="00B75994">
              <w:rPr>
                <w:color w:val="008000"/>
                <w:szCs w:val="24"/>
                <w:lang w:val="en-US"/>
              </w:rPr>
              <w:t>krok</w:t>
            </w:r>
            <w:proofErr w:type="spellEnd"/>
            <w:r w:rsidRPr="00B75994">
              <w:rPr>
                <w:color w:val="008000"/>
                <w:szCs w:val="24"/>
                <w:lang w:val="en-US"/>
              </w:rPr>
              <w:t xml:space="preserve"> </w:t>
            </w:r>
            <w:proofErr w:type="spellStart"/>
            <w:r w:rsidRPr="00B75994">
              <w:rPr>
                <w:color w:val="008000"/>
                <w:szCs w:val="24"/>
                <w:lang w:val="en-US"/>
              </w:rPr>
              <w:t>pozycji</w:t>
            </w:r>
            <w:proofErr w:type="spellEnd"/>
            <w:r w:rsidRPr="00B75994">
              <w:rPr>
                <w:color w:val="008000"/>
                <w:szCs w:val="24"/>
                <w:lang w:val="en-US"/>
              </w:rPr>
              <w:t xml:space="preserve"> ((</w:t>
            </w:r>
            <w:proofErr w:type="spellStart"/>
            <w:r w:rsidRPr="00B75994">
              <w:rPr>
                <w:color w:val="008000"/>
                <w:szCs w:val="24"/>
                <w:lang w:val="en-US"/>
              </w:rPr>
              <w:t>max_count</w:t>
            </w:r>
            <w:proofErr w:type="spellEnd"/>
            <w:r w:rsidRPr="00B75994">
              <w:rPr>
                <w:color w:val="008000"/>
                <w:szCs w:val="24"/>
                <w:lang w:val="en-US"/>
              </w:rPr>
              <w:t xml:space="preserve"> - </w:t>
            </w:r>
            <w:proofErr w:type="spellStart"/>
            <w:r w:rsidRPr="00B75994">
              <w:rPr>
                <w:color w:val="008000"/>
                <w:szCs w:val="24"/>
                <w:lang w:val="en-US"/>
              </w:rPr>
              <w:t>min_count</w:t>
            </w:r>
            <w:proofErr w:type="spellEnd"/>
            <w:r w:rsidRPr="00B75994">
              <w:rPr>
                <w:color w:val="008000"/>
                <w:szCs w:val="24"/>
                <w:lang w:val="en-US"/>
              </w:rPr>
              <w:t>)/255)*50 = 400</w:t>
            </w:r>
          </w:p>
          <w:p w14:paraId="74F507B5" w14:textId="77777777" w:rsidR="00C32074" w:rsidRPr="00B75994" w:rsidRDefault="00C32074"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constant</w:t>
            </w:r>
            <w:r w:rsidRPr="00B75994">
              <w:rPr>
                <w:color w:val="333333"/>
                <w:szCs w:val="24"/>
                <w:lang w:val="en-US"/>
              </w:rPr>
              <w:t xml:space="preserve"> </w:t>
            </w:r>
            <w:proofErr w:type="spellStart"/>
            <w:r w:rsidRPr="00B75994">
              <w:rPr>
                <w:color w:val="333333"/>
                <w:szCs w:val="24"/>
                <w:lang w:val="en-US"/>
              </w:rPr>
              <w:t>cnt_</w:t>
            </w:r>
            <w:proofErr w:type="gramStart"/>
            <w:r w:rsidRPr="00B75994">
              <w:rPr>
                <w:color w:val="333333"/>
                <w:szCs w:val="24"/>
                <w:lang w:val="en-US"/>
              </w:rPr>
              <w:t>max</w:t>
            </w:r>
            <w:proofErr w:type="spellEnd"/>
            <w:r w:rsidRPr="00B75994">
              <w:rPr>
                <w:color w:val="333333"/>
                <w:szCs w:val="24"/>
                <w:lang w:val="en-US"/>
              </w:rPr>
              <w:t xml:space="preserve"> :</w:t>
            </w:r>
            <w:proofErr w:type="gramEnd"/>
            <w:r w:rsidRPr="00B75994">
              <w:rPr>
                <w:color w:val="333333"/>
                <w:szCs w:val="24"/>
                <w:lang w:val="en-US"/>
              </w:rPr>
              <w:t xml:space="preserve"> </w:t>
            </w:r>
            <w:proofErr w:type="spellStart"/>
            <w:r w:rsidRPr="00B75994">
              <w:rPr>
                <w:color w:val="2B91AF"/>
                <w:szCs w:val="24"/>
                <w:lang w:val="en-US"/>
              </w:rPr>
              <w:t>std_logic_vector</w:t>
            </w:r>
            <w:proofErr w:type="spellEnd"/>
            <w:r w:rsidRPr="00B75994">
              <w:rPr>
                <w:color w:val="333333"/>
                <w:szCs w:val="24"/>
                <w:lang w:val="en-US"/>
              </w:rPr>
              <w:t xml:space="preserve">(20 </w:t>
            </w:r>
            <w:proofErr w:type="spellStart"/>
            <w:r w:rsidRPr="00B75994">
              <w:rPr>
                <w:color w:val="0000FF"/>
                <w:szCs w:val="24"/>
                <w:lang w:val="en-US"/>
              </w:rPr>
              <w:t>downto</w:t>
            </w:r>
            <w:proofErr w:type="spellEnd"/>
            <w:r w:rsidRPr="00B75994">
              <w:rPr>
                <w:color w:val="333333"/>
                <w:szCs w:val="24"/>
                <w:lang w:val="en-US"/>
              </w:rPr>
              <w:t xml:space="preserve"> 0) := </w:t>
            </w:r>
            <w:r w:rsidRPr="00B75994">
              <w:rPr>
                <w:color w:val="A31515"/>
                <w:szCs w:val="24"/>
                <w:lang w:val="en-US"/>
              </w:rPr>
              <w:t>"100110001001011010000"</w:t>
            </w:r>
            <w:r w:rsidRPr="00B75994">
              <w:rPr>
                <w:color w:val="333333"/>
                <w:szCs w:val="24"/>
                <w:lang w:val="en-US"/>
              </w:rPr>
              <w:t xml:space="preserve">; </w:t>
            </w:r>
            <w:r w:rsidRPr="00B75994">
              <w:rPr>
                <w:color w:val="008000"/>
                <w:szCs w:val="24"/>
                <w:lang w:val="en-US"/>
              </w:rPr>
              <w:t>-- 0,025 s 1 000 000</w:t>
            </w:r>
          </w:p>
        </w:tc>
      </w:tr>
    </w:tbl>
    <w:p w14:paraId="4260F0CF" w14:textId="11730F00" w:rsidR="00C32074" w:rsidRDefault="00777A90" w:rsidP="00777A90">
      <w:pPr>
        <w:pStyle w:val="Legenda"/>
        <w:rPr>
          <w:color w:val="333333"/>
          <w:szCs w:val="24"/>
        </w:rPr>
      </w:pPr>
      <w:bookmarkStart w:id="49" w:name="_Toc187660629"/>
      <w:r>
        <w:t xml:space="preserve">Kod  </w:t>
      </w:r>
      <w:r w:rsidR="00802063">
        <w:fldChar w:fldCharType="begin"/>
      </w:r>
      <w:r w:rsidR="00802063">
        <w:instrText xml:space="preserve"> STYLEREF 1 \s </w:instrText>
      </w:r>
      <w:r w:rsidR="00802063">
        <w:fldChar w:fldCharType="separate"/>
      </w:r>
      <w:r w:rsidR="00802063">
        <w:rPr>
          <w:noProof/>
        </w:rPr>
        <w:t>4</w:t>
      </w:r>
      <w:r w:rsidR="00802063">
        <w:rPr>
          <w:noProof/>
        </w:rPr>
        <w:fldChar w:fldCharType="end"/>
      </w:r>
      <w:r w:rsidR="00802063">
        <w:t>.</w:t>
      </w:r>
      <w:r w:rsidR="00802063">
        <w:fldChar w:fldCharType="begin"/>
      </w:r>
      <w:r w:rsidR="00802063">
        <w:instrText xml:space="preserve"> SEQ Kod_ \* ARABIC \s 1 </w:instrText>
      </w:r>
      <w:r w:rsidR="00802063">
        <w:fldChar w:fldCharType="separate"/>
      </w:r>
      <w:r w:rsidR="00802063">
        <w:rPr>
          <w:noProof/>
        </w:rPr>
        <w:t>6</w:t>
      </w:r>
      <w:r w:rsidR="00802063">
        <w:rPr>
          <w:noProof/>
        </w:rPr>
        <w:fldChar w:fldCharType="end"/>
      </w:r>
      <w:r>
        <w:t xml:space="preserve"> </w:t>
      </w:r>
      <w:r w:rsidRPr="00B75994">
        <w:rPr>
          <w:color w:val="333333"/>
          <w:szCs w:val="24"/>
        </w:rPr>
        <w:t>stałe ustalający czas przebiegów poszczególnych procesów</w:t>
      </w:r>
      <w:bookmarkEnd w:id="49"/>
    </w:p>
    <w:p w14:paraId="168F5A6D" w14:textId="77777777" w:rsidR="00777A90" w:rsidRPr="00777A90" w:rsidRDefault="00777A90" w:rsidP="00777A90"/>
    <w:p w14:paraId="55150E0D" w14:textId="3035F62E" w:rsidR="00AC77D7" w:rsidRPr="00B75994" w:rsidRDefault="0077071C" w:rsidP="00B75994">
      <w:pPr>
        <w:pStyle w:val="Tekstpods"/>
        <w:spacing w:after="0" w:line="360" w:lineRule="auto"/>
        <w:rPr>
          <w:szCs w:val="24"/>
        </w:rPr>
      </w:pPr>
      <w:r w:rsidRPr="00B75994">
        <w:rPr>
          <w:szCs w:val="24"/>
        </w:rPr>
        <w:t xml:space="preserve">Następnie </w:t>
      </w:r>
      <w:r w:rsidR="009666E3" w:rsidRPr="00B75994">
        <w:rPr>
          <w:szCs w:val="24"/>
        </w:rPr>
        <w:t xml:space="preserve">stwórzmy proces </w:t>
      </w:r>
      <w:proofErr w:type="spellStart"/>
      <w:r w:rsidR="009666E3" w:rsidRPr="00B75994">
        <w:rPr>
          <w:szCs w:val="24"/>
        </w:rPr>
        <w:t>duty_cycle</w:t>
      </w:r>
      <w:proofErr w:type="spellEnd"/>
      <w:r w:rsidR="009666E3" w:rsidRPr="00B75994">
        <w:rPr>
          <w:szCs w:val="24"/>
        </w:rPr>
        <w:t xml:space="preserve"> który obliczy </w:t>
      </w:r>
      <w:r w:rsidR="00401482" w:rsidRPr="00B75994">
        <w:rPr>
          <w:szCs w:val="24"/>
        </w:rPr>
        <w:t>wypełnienie sygnału PWM.</w:t>
      </w:r>
      <w:r w:rsidR="00632671" w:rsidRPr="00B75994">
        <w:rPr>
          <w:szCs w:val="24"/>
        </w:rPr>
        <w:t xml:space="preserve"> </w:t>
      </w:r>
      <w:r w:rsidR="00AC77D7" w:rsidRPr="00B75994">
        <w:rPr>
          <w:szCs w:val="24"/>
        </w:rPr>
        <w:t xml:space="preserve">W </w:t>
      </w:r>
      <w:r w:rsidR="00E356B9" w:rsidRPr="00B75994">
        <w:rPr>
          <w:szCs w:val="24"/>
        </w:rPr>
        <w:t>sytuacji,</w:t>
      </w:r>
      <w:r w:rsidR="00AC77D7" w:rsidRPr="00B75994">
        <w:rPr>
          <w:szCs w:val="24"/>
        </w:rPr>
        <w:t xml:space="preserve"> gdy wciskamy reset, </w:t>
      </w:r>
      <w:r w:rsidR="00B92244" w:rsidRPr="00B75994">
        <w:rPr>
          <w:szCs w:val="24"/>
        </w:rPr>
        <w:t xml:space="preserve">sygnał </w:t>
      </w:r>
      <w:proofErr w:type="spellStart"/>
      <w:r w:rsidR="00B92244" w:rsidRPr="00B75994">
        <w:rPr>
          <w:szCs w:val="24"/>
        </w:rPr>
        <w:t>duty_cycle</w:t>
      </w:r>
      <w:proofErr w:type="spellEnd"/>
      <w:r w:rsidR="00B92244" w:rsidRPr="00B75994">
        <w:rPr>
          <w:szCs w:val="24"/>
        </w:rPr>
        <w:t xml:space="preserve"> </w:t>
      </w:r>
      <w:r w:rsidR="00632671" w:rsidRPr="00B75994">
        <w:rPr>
          <w:szCs w:val="24"/>
        </w:rPr>
        <w:t>ustawiany</w:t>
      </w:r>
      <w:r w:rsidR="00B92244" w:rsidRPr="00B75994">
        <w:rPr>
          <w:szCs w:val="24"/>
        </w:rPr>
        <w:t xml:space="preserve"> jest na wartość minimalnej pozycji. Natomiast w innym </w:t>
      </w:r>
      <w:r w:rsidR="0062104B" w:rsidRPr="00B75994">
        <w:rPr>
          <w:szCs w:val="24"/>
        </w:rPr>
        <w:t xml:space="preserve">przypadku obliczany jest stosunek pobranej z </w:t>
      </w:r>
      <w:proofErr w:type="spellStart"/>
      <w:r w:rsidR="0062104B" w:rsidRPr="00B75994">
        <w:rPr>
          <w:szCs w:val="24"/>
        </w:rPr>
        <w:t>rom</w:t>
      </w:r>
      <w:proofErr w:type="spellEnd"/>
      <w:r w:rsidR="0062104B" w:rsidRPr="00B75994">
        <w:rPr>
          <w:szCs w:val="24"/>
        </w:rPr>
        <w:t xml:space="preserve"> pozycji</w:t>
      </w:r>
      <w:r w:rsidR="009106A2" w:rsidRPr="00B75994">
        <w:rPr>
          <w:szCs w:val="24"/>
        </w:rPr>
        <w:t xml:space="preserve">, pomnożonej przez ilość cykli na </w:t>
      </w:r>
      <w:r w:rsidR="00E356B9" w:rsidRPr="00B75994">
        <w:rPr>
          <w:szCs w:val="24"/>
        </w:rPr>
        <w:t>krok i</w:t>
      </w:r>
      <w:r w:rsidR="009106A2" w:rsidRPr="00B75994">
        <w:rPr>
          <w:szCs w:val="24"/>
        </w:rPr>
        <w:t xml:space="preserve"> powiększonej o </w:t>
      </w:r>
      <w:r w:rsidR="00F03902" w:rsidRPr="00B75994">
        <w:rPr>
          <w:szCs w:val="24"/>
        </w:rPr>
        <w:t xml:space="preserve">minimalną możliwą wartość ustawienia </w:t>
      </w:r>
      <w:r w:rsidR="00632671" w:rsidRPr="00B75994">
        <w:rPr>
          <w:szCs w:val="24"/>
        </w:rPr>
        <w:t>serwomotoru</w:t>
      </w:r>
      <w:r w:rsidR="00F03902" w:rsidRPr="00B75994">
        <w:rPr>
          <w:szCs w:val="24"/>
        </w:rPr>
        <w:t>.</w:t>
      </w:r>
      <w:r w:rsidR="00104444" w:rsidRPr="00B75994">
        <w:rPr>
          <w:szCs w:val="24"/>
        </w:rPr>
        <w:t xml:space="preserve"> Opisuje to poniższy rysunek:</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5"/>
        <w:gridCol w:w="8367"/>
      </w:tblGrid>
      <w:tr w:rsidR="00C55A12" w:rsidRPr="00A35B0B" w14:paraId="162653A9" w14:textId="77777777" w:rsidTr="00C55A12">
        <w:trPr>
          <w:tblCellSpacing w:w="15" w:type="dxa"/>
        </w:trPr>
        <w:tc>
          <w:tcPr>
            <w:tcW w:w="0" w:type="auto"/>
            <w:vAlign w:val="center"/>
            <w:hideMark/>
          </w:tcPr>
          <w:p w14:paraId="2FBB690D" w14:textId="6FADC524"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1</w:t>
            </w:r>
          </w:p>
          <w:p w14:paraId="43B9F2E9"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2</w:t>
            </w:r>
          </w:p>
          <w:p w14:paraId="4FA8B0A8"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3</w:t>
            </w:r>
          </w:p>
          <w:p w14:paraId="158DF8F9"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4</w:t>
            </w:r>
          </w:p>
          <w:p w14:paraId="02951711"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5</w:t>
            </w:r>
          </w:p>
          <w:p w14:paraId="2CA299E7"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6</w:t>
            </w:r>
          </w:p>
          <w:p w14:paraId="74F70BA2"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7</w:t>
            </w:r>
          </w:p>
          <w:p w14:paraId="44863917"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8</w:t>
            </w:r>
          </w:p>
          <w:p w14:paraId="6C490F47"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9</w:t>
            </w:r>
          </w:p>
          <w:p w14:paraId="49DC1486"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10</w:t>
            </w:r>
          </w:p>
          <w:p w14:paraId="1B0C2ABB"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11</w:t>
            </w:r>
          </w:p>
          <w:p w14:paraId="3CCFF770"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lastRenderedPageBreak/>
              <w:t>12</w:t>
            </w:r>
          </w:p>
          <w:p w14:paraId="115463AC"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13</w:t>
            </w:r>
          </w:p>
          <w:p w14:paraId="6D808B1C" w14:textId="0CD2D4DB"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14</w:t>
            </w:r>
          </w:p>
        </w:tc>
        <w:tc>
          <w:tcPr>
            <w:tcW w:w="0" w:type="auto"/>
            <w:vAlign w:val="center"/>
            <w:hideMark/>
          </w:tcPr>
          <w:p w14:paraId="776591E7"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lastRenderedPageBreak/>
              <w:t xml:space="preserve">  DUTY_CYCLE_</w:t>
            </w:r>
            <w:proofErr w:type="gramStart"/>
            <w:r w:rsidRPr="00B75994">
              <w:rPr>
                <w:color w:val="333333"/>
                <w:szCs w:val="24"/>
                <w:lang w:val="en-US"/>
              </w:rPr>
              <w:t>PROC :</w:t>
            </w:r>
            <w:proofErr w:type="gramEnd"/>
            <w:r w:rsidRPr="00B75994">
              <w:rPr>
                <w:color w:val="333333"/>
                <w:szCs w:val="24"/>
                <w:lang w:val="en-US"/>
              </w:rPr>
              <w:t xml:space="preserve"> </w:t>
            </w:r>
            <w:r w:rsidRPr="00B75994">
              <w:rPr>
                <w:color w:val="0000FF"/>
                <w:szCs w:val="24"/>
                <w:lang w:val="en-US"/>
              </w:rPr>
              <w:t>process</w:t>
            </w:r>
            <w:r w:rsidRPr="00B75994">
              <w:rPr>
                <w:color w:val="333333"/>
                <w:szCs w:val="24"/>
                <w:lang w:val="en-US"/>
              </w:rPr>
              <w:t>(</w:t>
            </w:r>
            <w:proofErr w:type="spellStart"/>
            <w:r w:rsidRPr="00B75994">
              <w:rPr>
                <w:color w:val="333333"/>
                <w:szCs w:val="24"/>
                <w:lang w:val="en-US"/>
              </w:rPr>
              <w:t>clk</w:t>
            </w:r>
            <w:proofErr w:type="spellEnd"/>
            <w:r w:rsidRPr="00B75994">
              <w:rPr>
                <w:color w:val="333333"/>
                <w:szCs w:val="24"/>
                <w:lang w:val="en-US"/>
              </w:rPr>
              <w:t>)</w:t>
            </w:r>
          </w:p>
          <w:p w14:paraId="0E9B37F1"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variable</w:t>
            </w:r>
            <w:r w:rsidRPr="00B75994">
              <w:rPr>
                <w:color w:val="333333"/>
                <w:szCs w:val="24"/>
                <w:lang w:val="en-US"/>
              </w:rPr>
              <w:t xml:space="preserve"> </w:t>
            </w:r>
            <w:proofErr w:type="gramStart"/>
            <w:r w:rsidRPr="00B75994">
              <w:rPr>
                <w:color w:val="333333"/>
                <w:szCs w:val="24"/>
                <w:lang w:val="en-US"/>
              </w:rPr>
              <w:t>Multiplier :</w:t>
            </w:r>
            <w:proofErr w:type="gramEnd"/>
            <w:r w:rsidRPr="00B75994">
              <w:rPr>
                <w:color w:val="333333"/>
                <w:szCs w:val="24"/>
                <w:lang w:val="en-US"/>
              </w:rPr>
              <w:t xml:space="preserve"> </w:t>
            </w:r>
            <w:proofErr w:type="spellStart"/>
            <w:r w:rsidRPr="00B75994">
              <w:rPr>
                <w:color w:val="2B91AF"/>
                <w:szCs w:val="24"/>
                <w:lang w:val="en-US"/>
              </w:rPr>
              <w:t>std_logic_vector</w:t>
            </w:r>
            <w:proofErr w:type="spellEnd"/>
            <w:r w:rsidRPr="00B75994">
              <w:rPr>
                <w:color w:val="333333"/>
                <w:szCs w:val="24"/>
                <w:lang w:val="en-US"/>
              </w:rPr>
              <w:t xml:space="preserve">(16 </w:t>
            </w:r>
            <w:proofErr w:type="spellStart"/>
            <w:r w:rsidRPr="00B75994">
              <w:rPr>
                <w:color w:val="0000FF"/>
                <w:szCs w:val="24"/>
                <w:lang w:val="en-US"/>
              </w:rPr>
              <w:t>downto</w:t>
            </w:r>
            <w:proofErr w:type="spellEnd"/>
            <w:r w:rsidRPr="00B75994">
              <w:rPr>
                <w:color w:val="333333"/>
                <w:szCs w:val="24"/>
                <w:lang w:val="en-US"/>
              </w:rPr>
              <w:t xml:space="preserve"> 0);</w:t>
            </w:r>
          </w:p>
          <w:p w14:paraId="73BDD71D"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begin</w:t>
            </w:r>
          </w:p>
          <w:p w14:paraId="54F26713"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p>
          <w:p w14:paraId="72692156"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if</w:t>
            </w:r>
            <w:r w:rsidRPr="00B75994">
              <w:rPr>
                <w:color w:val="333333"/>
                <w:szCs w:val="24"/>
                <w:lang w:val="en-US"/>
              </w:rPr>
              <w:t xml:space="preserve"> </w:t>
            </w:r>
            <w:proofErr w:type="spellStart"/>
            <w:r w:rsidRPr="00B75994">
              <w:rPr>
                <w:color w:val="333333"/>
                <w:szCs w:val="24"/>
                <w:lang w:val="en-US"/>
              </w:rPr>
              <w:t>rising_edge</w:t>
            </w:r>
            <w:proofErr w:type="spellEnd"/>
            <w:r w:rsidRPr="00B75994">
              <w:rPr>
                <w:color w:val="333333"/>
                <w:szCs w:val="24"/>
                <w:lang w:val="en-US"/>
              </w:rPr>
              <w:t>(</w:t>
            </w:r>
            <w:proofErr w:type="spellStart"/>
            <w:r w:rsidRPr="00B75994">
              <w:rPr>
                <w:color w:val="333333"/>
                <w:szCs w:val="24"/>
                <w:lang w:val="en-US"/>
              </w:rPr>
              <w:t>clk</w:t>
            </w:r>
            <w:proofErr w:type="spellEnd"/>
            <w:r w:rsidRPr="00B75994">
              <w:rPr>
                <w:color w:val="333333"/>
                <w:szCs w:val="24"/>
                <w:lang w:val="en-US"/>
              </w:rPr>
              <w:t xml:space="preserve">) </w:t>
            </w:r>
            <w:r w:rsidRPr="00B75994">
              <w:rPr>
                <w:color w:val="0000FF"/>
                <w:szCs w:val="24"/>
                <w:lang w:val="en-US"/>
              </w:rPr>
              <w:t>then</w:t>
            </w:r>
          </w:p>
          <w:p w14:paraId="4630CD7D"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lang w:val="en-US"/>
              </w:rPr>
              <w:t xml:space="preserve">      </w:t>
            </w:r>
            <w:proofErr w:type="spellStart"/>
            <w:r w:rsidRPr="00B75994">
              <w:rPr>
                <w:color w:val="0000FF"/>
                <w:szCs w:val="24"/>
              </w:rPr>
              <w:t>if</w:t>
            </w:r>
            <w:proofErr w:type="spellEnd"/>
            <w:r w:rsidRPr="00B75994">
              <w:rPr>
                <w:color w:val="333333"/>
                <w:szCs w:val="24"/>
              </w:rPr>
              <w:t xml:space="preserve"> </w:t>
            </w:r>
            <w:proofErr w:type="spellStart"/>
            <w:r w:rsidRPr="00B75994">
              <w:rPr>
                <w:color w:val="333333"/>
                <w:szCs w:val="24"/>
              </w:rPr>
              <w:t>rst</w:t>
            </w:r>
            <w:proofErr w:type="spellEnd"/>
            <w:r w:rsidRPr="00B75994">
              <w:rPr>
                <w:color w:val="333333"/>
                <w:szCs w:val="24"/>
              </w:rPr>
              <w:t xml:space="preserve"> = </w:t>
            </w:r>
            <w:r w:rsidRPr="00B75994">
              <w:rPr>
                <w:color w:val="A31515"/>
                <w:szCs w:val="24"/>
              </w:rPr>
              <w:t>'0'</w:t>
            </w:r>
            <w:r w:rsidRPr="00B75994">
              <w:rPr>
                <w:color w:val="333333"/>
                <w:szCs w:val="24"/>
              </w:rPr>
              <w:t xml:space="preserve"> </w:t>
            </w:r>
            <w:proofErr w:type="spellStart"/>
            <w:r w:rsidRPr="00B75994">
              <w:rPr>
                <w:color w:val="0000FF"/>
                <w:szCs w:val="24"/>
              </w:rPr>
              <w:t>then</w:t>
            </w:r>
            <w:proofErr w:type="spellEnd"/>
          </w:p>
          <w:p w14:paraId="594807F4"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proofErr w:type="spellStart"/>
            <w:r w:rsidRPr="00B75994">
              <w:rPr>
                <w:color w:val="333333"/>
                <w:szCs w:val="24"/>
              </w:rPr>
              <w:t>duty_cycle</w:t>
            </w:r>
            <w:proofErr w:type="spellEnd"/>
            <w:r w:rsidRPr="00B75994">
              <w:rPr>
                <w:color w:val="333333"/>
                <w:szCs w:val="24"/>
              </w:rPr>
              <w:t xml:space="preserve"> &lt;= </w:t>
            </w:r>
            <w:proofErr w:type="spellStart"/>
            <w:r w:rsidRPr="00B75994">
              <w:rPr>
                <w:color w:val="333333"/>
                <w:szCs w:val="24"/>
              </w:rPr>
              <w:t>cnt_</w:t>
            </w:r>
            <w:proofErr w:type="gramStart"/>
            <w:r w:rsidRPr="00B75994">
              <w:rPr>
                <w:color w:val="333333"/>
                <w:szCs w:val="24"/>
              </w:rPr>
              <w:t>min</w:t>
            </w:r>
            <w:proofErr w:type="spellEnd"/>
            <w:r w:rsidRPr="00B75994">
              <w:rPr>
                <w:color w:val="333333"/>
                <w:szCs w:val="24"/>
              </w:rPr>
              <w:t xml:space="preserve">;  </w:t>
            </w:r>
            <w:r w:rsidRPr="00B75994">
              <w:rPr>
                <w:color w:val="008000"/>
                <w:szCs w:val="24"/>
              </w:rPr>
              <w:t>--</w:t>
            </w:r>
            <w:proofErr w:type="gramEnd"/>
            <w:r w:rsidRPr="00B75994">
              <w:rPr>
                <w:color w:val="008000"/>
                <w:szCs w:val="24"/>
              </w:rPr>
              <w:t xml:space="preserve"> Ustawienie szerokości impulsu na minimalną pozycję</w:t>
            </w:r>
          </w:p>
          <w:p w14:paraId="3B6609C9"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p>
          <w:p w14:paraId="54923E4F"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rPr>
              <w:t xml:space="preserve">      </w:t>
            </w:r>
            <w:r w:rsidRPr="00B75994">
              <w:rPr>
                <w:color w:val="0000FF"/>
                <w:szCs w:val="24"/>
                <w:lang w:val="en-US"/>
              </w:rPr>
              <w:t>else</w:t>
            </w:r>
          </w:p>
          <w:p w14:paraId="096D31D2"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ab/>
            </w:r>
            <w:r w:rsidRPr="00B75994">
              <w:rPr>
                <w:color w:val="333333"/>
                <w:szCs w:val="24"/>
                <w:lang w:val="en-US"/>
              </w:rPr>
              <w:tab/>
              <w:t xml:space="preserve">  </w:t>
            </w:r>
            <w:proofErr w:type="gramStart"/>
            <w:r w:rsidRPr="00B75994">
              <w:rPr>
                <w:color w:val="333333"/>
                <w:szCs w:val="24"/>
                <w:lang w:val="en-US"/>
              </w:rPr>
              <w:t>Multiplier :</w:t>
            </w:r>
            <w:proofErr w:type="gramEnd"/>
            <w:r w:rsidRPr="00B75994">
              <w:rPr>
                <w:color w:val="333333"/>
                <w:szCs w:val="24"/>
                <w:lang w:val="en-US"/>
              </w:rPr>
              <w:t xml:space="preserve">= position * </w:t>
            </w:r>
            <w:proofErr w:type="spellStart"/>
            <w:r w:rsidRPr="00B75994">
              <w:rPr>
                <w:color w:val="333333"/>
                <w:szCs w:val="24"/>
                <w:lang w:val="en-US"/>
              </w:rPr>
              <w:t>cycles_per_step</w:t>
            </w:r>
            <w:proofErr w:type="spellEnd"/>
            <w:r w:rsidRPr="00B75994">
              <w:rPr>
                <w:color w:val="333333"/>
                <w:szCs w:val="24"/>
                <w:lang w:val="en-US"/>
              </w:rPr>
              <w:t xml:space="preserve"> + </w:t>
            </w:r>
            <w:proofErr w:type="spellStart"/>
            <w:r w:rsidRPr="00B75994">
              <w:rPr>
                <w:color w:val="333333"/>
                <w:szCs w:val="24"/>
                <w:lang w:val="en-US"/>
              </w:rPr>
              <w:t>cnt_min</w:t>
            </w:r>
            <w:proofErr w:type="spellEnd"/>
            <w:r w:rsidRPr="00B75994">
              <w:rPr>
                <w:color w:val="333333"/>
                <w:szCs w:val="24"/>
                <w:lang w:val="en-US"/>
              </w:rPr>
              <w:t>;</w:t>
            </w:r>
          </w:p>
          <w:p w14:paraId="3D1D05F4"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lang w:val="en-US"/>
              </w:rPr>
              <w:t xml:space="preserve">        </w:t>
            </w:r>
            <w:proofErr w:type="spellStart"/>
            <w:r w:rsidRPr="00B75994">
              <w:rPr>
                <w:color w:val="333333"/>
                <w:szCs w:val="24"/>
              </w:rPr>
              <w:t>duty_cycle</w:t>
            </w:r>
            <w:proofErr w:type="spellEnd"/>
            <w:r w:rsidRPr="00B75994">
              <w:rPr>
                <w:color w:val="333333"/>
                <w:szCs w:val="24"/>
              </w:rPr>
              <w:t xml:space="preserve"> &lt;= </w:t>
            </w:r>
            <w:proofErr w:type="spellStart"/>
            <w:r w:rsidRPr="00B75994">
              <w:rPr>
                <w:color w:val="333333"/>
                <w:szCs w:val="24"/>
              </w:rPr>
              <w:t>Multiplier</w:t>
            </w:r>
            <w:proofErr w:type="spellEnd"/>
            <w:r w:rsidRPr="00B75994">
              <w:rPr>
                <w:color w:val="333333"/>
                <w:szCs w:val="24"/>
              </w:rPr>
              <w:t xml:space="preserve">; </w:t>
            </w:r>
            <w:r w:rsidRPr="00B75994">
              <w:rPr>
                <w:color w:val="008000"/>
                <w:szCs w:val="24"/>
              </w:rPr>
              <w:t>-- Obliczenie szerokości impulsu na podstawie pozycji</w:t>
            </w:r>
          </w:p>
          <w:p w14:paraId="1D7A321E"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rPr>
              <w:lastRenderedPageBreak/>
              <w:t xml:space="preserve">      </w:t>
            </w:r>
            <w:r w:rsidRPr="00B75994">
              <w:rPr>
                <w:color w:val="0000FF"/>
                <w:szCs w:val="24"/>
                <w:lang w:val="en-US"/>
              </w:rPr>
              <w:t>end</w:t>
            </w:r>
            <w:r w:rsidRPr="00B75994">
              <w:rPr>
                <w:color w:val="333333"/>
                <w:szCs w:val="24"/>
                <w:lang w:val="en-US"/>
              </w:rPr>
              <w:t xml:space="preserve"> </w:t>
            </w:r>
            <w:proofErr w:type="gramStart"/>
            <w:r w:rsidRPr="00B75994">
              <w:rPr>
                <w:color w:val="0000FF"/>
                <w:szCs w:val="24"/>
                <w:lang w:val="en-US"/>
              </w:rPr>
              <w:t>if</w:t>
            </w:r>
            <w:r w:rsidRPr="00B75994">
              <w:rPr>
                <w:color w:val="333333"/>
                <w:szCs w:val="24"/>
                <w:lang w:val="en-US"/>
              </w:rPr>
              <w:t>;</w:t>
            </w:r>
            <w:proofErr w:type="gramEnd"/>
          </w:p>
          <w:p w14:paraId="73E15F85"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proofErr w:type="gramStart"/>
            <w:r w:rsidRPr="00B75994">
              <w:rPr>
                <w:color w:val="0000FF"/>
                <w:szCs w:val="24"/>
                <w:lang w:val="en-US"/>
              </w:rPr>
              <w:t>if</w:t>
            </w:r>
            <w:r w:rsidRPr="00B75994">
              <w:rPr>
                <w:color w:val="333333"/>
                <w:szCs w:val="24"/>
                <w:lang w:val="en-US"/>
              </w:rPr>
              <w:t>;</w:t>
            </w:r>
            <w:proofErr w:type="gramEnd"/>
          </w:p>
          <w:p w14:paraId="281A5B1E" w14:textId="77777777" w:rsidR="00C55A12" w:rsidRPr="00B75994" w:rsidRDefault="00C55A12"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r w:rsidRPr="00B75994">
              <w:rPr>
                <w:color w:val="0000FF"/>
                <w:szCs w:val="24"/>
                <w:lang w:val="en-US"/>
              </w:rPr>
              <w:t>process</w:t>
            </w:r>
            <w:r w:rsidRPr="00B75994">
              <w:rPr>
                <w:color w:val="333333"/>
                <w:szCs w:val="24"/>
                <w:lang w:val="en-US"/>
              </w:rPr>
              <w:t>;</w:t>
            </w:r>
          </w:p>
        </w:tc>
      </w:tr>
    </w:tbl>
    <w:p w14:paraId="34E8C4D0" w14:textId="20C28837" w:rsidR="00802063" w:rsidRDefault="00802063" w:rsidP="00802063">
      <w:pPr>
        <w:pStyle w:val="Legenda"/>
        <w:rPr>
          <w:color w:val="333333"/>
          <w:szCs w:val="24"/>
        </w:rPr>
      </w:pPr>
      <w:bookmarkStart w:id="50" w:name="_Toc187660630"/>
      <w:r>
        <w:lastRenderedPageBreak/>
        <w:t xml:space="preserve">Kod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Kod_ \* ARABIC \s 1 </w:instrText>
      </w:r>
      <w:r>
        <w:fldChar w:fldCharType="separate"/>
      </w:r>
      <w:r>
        <w:rPr>
          <w:noProof/>
        </w:rPr>
        <w:t>7</w:t>
      </w:r>
      <w:r>
        <w:rPr>
          <w:noProof/>
        </w:rPr>
        <w:fldChar w:fldCharType="end"/>
      </w:r>
      <w:r>
        <w:t xml:space="preserve"> </w:t>
      </w:r>
      <w:r w:rsidRPr="00B75994">
        <w:rPr>
          <w:color w:val="333333"/>
          <w:szCs w:val="24"/>
        </w:rPr>
        <w:t xml:space="preserve">proces </w:t>
      </w:r>
      <w:proofErr w:type="spellStart"/>
      <w:r w:rsidRPr="00B75994">
        <w:rPr>
          <w:color w:val="333333"/>
          <w:szCs w:val="24"/>
        </w:rPr>
        <w:t>duty_cycle</w:t>
      </w:r>
      <w:proofErr w:type="spellEnd"/>
      <w:r w:rsidRPr="00B75994">
        <w:rPr>
          <w:color w:val="333333"/>
          <w:szCs w:val="24"/>
        </w:rPr>
        <w:t xml:space="preserve"> obliczający szerokość impulsu</w:t>
      </w:r>
      <w:bookmarkEnd w:id="50"/>
    </w:p>
    <w:p w14:paraId="3845C0CF" w14:textId="77777777" w:rsidR="00802063" w:rsidRPr="00802063" w:rsidRDefault="00802063" w:rsidP="00802063"/>
    <w:p w14:paraId="048C0EB9" w14:textId="0DA302B3" w:rsidR="00401482" w:rsidRPr="00B75994" w:rsidRDefault="00122535" w:rsidP="00B75994">
      <w:pPr>
        <w:pStyle w:val="Tekstpods"/>
        <w:spacing w:after="0" w:line="360" w:lineRule="auto"/>
        <w:rPr>
          <w:szCs w:val="24"/>
        </w:rPr>
      </w:pPr>
      <w:r w:rsidRPr="00B75994">
        <w:rPr>
          <w:szCs w:val="24"/>
        </w:rPr>
        <w:t>Następnie</w:t>
      </w:r>
      <w:r w:rsidR="00AD3F2E" w:rsidRPr="00B75994">
        <w:rPr>
          <w:szCs w:val="24"/>
        </w:rPr>
        <w:t xml:space="preserve"> ustalimy proces liczący</w:t>
      </w:r>
      <w:r w:rsidR="00DE5D63" w:rsidRPr="00B75994">
        <w:rPr>
          <w:szCs w:val="24"/>
        </w:rPr>
        <w:t xml:space="preserve">, gdzie maksymalna wartość </w:t>
      </w:r>
      <w:r w:rsidR="00AF465D" w:rsidRPr="00B75994">
        <w:rPr>
          <w:szCs w:val="24"/>
        </w:rPr>
        <w:t>licznika</w:t>
      </w:r>
      <w:r w:rsidR="00DE5D63" w:rsidRPr="00B75994">
        <w:rPr>
          <w:szCs w:val="24"/>
        </w:rPr>
        <w:t xml:space="preserve"> będzie też częstotliwością działania układu.</w:t>
      </w:r>
      <w:r w:rsidR="00AF465D" w:rsidRPr="00B75994">
        <w:rPr>
          <w:szCs w:val="24"/>
        </w:rPr>
        <w:t xml:space="preserve"> A jego kolejne wartości będą sprawdzane w </w:t>
      </w:r>
      <w:r w:rsidR="00E356B9" w:rsidRPr="00B75994">
        <w:rPr>
          <w:szCs w:val="24"/>
        </w:rPr>
        <w:t>procesie,</w:t>
      </w:r>
      <w:r w:rsidR="00AF465D" w:rsidRPr="00B75994">
        <w:rPr>
          <w:szCs w:val="24"/>
        </w:rPr>
        <w:t xml:space="preserve"> </w:t>
      </w:r>
      <w:r w:rsidR="00E45A40" w:rsidRPr="00B75994">
        <w:rPr>
          <w:szCs w:val="24"/>
        </w:rPr>
        <w:t xml:space="preserve">który ustala czas trwania impulsu PWM. Jak widzimy w poniższym kodzie </w:t>
      </w:r>
      <w:r w:rsidR="000A2965" w:rsidRPr="00B75994">
        <w:rPr>
          <w:szCs w:val="24"/>
        </w:rPr>
        <w:t xml:space="preserve">maksymalna wartość licznika jest ustalona przez zmienną </w:t>
      </w:r>
      <w:proofErr w:type="spellStart"/>
      <w:r w:rsidR="000A2965" w:rsidRPr="00B75994">
        <w:rPr>
          <w:szCs w:val="24"/>
        </w:rPr>
        <w:t>cnt_max</w:t>
      </w:r>
      <w:proofErr w:type="spellEnd"/>
      <w:r w:rsidR="000A2965" w:rsidRPr="00B75994">
        <w:rPr>
          <w:szCs w:val="24"/>
        </w:rPr>
        <w:t xml:space="preserve">, </w:t>
      </w:r>
      <w:r w:rsidR="0031550F" w:rsidRPr="00B75994">
        <w:rPr>
          <w:szCs w:val="24"/>
        </w:rPr>
        <w:t xml:space="preserve">liczba binarna </w:t>
      </w:r>
      <w:r w:rsidR="00116B4D" w:rsidRPr="00B75994">
        <w:rPr>
          <w:szCs w:val="24"/>
        </w:rPr>
        <w:t>jednego</w:t>
      </w:r>
      <w:r w:rsidR="0031550F" w:rsidRPr="00B75994">
        <w:rPr>
          <w:szCs w:val="24"/>
        </w:rPr>
        <w:t xml:space="preserve"> miliona w przypadku zegara 50Mhz odpowiada za </w:t>
      </w:r>
      <w:r w:rsidR="00787A20" w:rsidRPr="00B75994">
        <w:rPr>
          <w:szCs w:val="24"/>
        </w:rPr>
        <w:t>czas trwania jednego cyklu 0,025 sekundy, czyli nasz serwomotor działa w tym układzie z częstotliwością 40hz</w:t>
      </w:r>
      <w:r w:rsidR="008D0D44" w:rsidRPr="00B75994">
        <w:rPr>
          <w:szCs w:val="24"/>
        </w:rPr>
        <w:t xml:space="preserve">, co jest także wartością </w:t>
      </w:r>
      <w:r w:rsidRPr="00B75994">
        <w:rPr>
          <w:szCs w:val="24"/>
        </w:rPr>
        <w:t>na jakiej działa dalmierz ultradźwiękowy.</w:t>
      </w:r>
      <w:r w:rsidR="00082CF3" w:rsidRPr="00B75994">
        <w:rPr>
          <w:szCs w:val="24"/>
        </w:rPr>
        <w:t xml:space="preserve"> </w:t>
      </w:r>
      <w:r w:rsidR="006E3626" w:rsidRPr="00B75994">
        <w:rPr>
          <w:szCs w:val="24"/>
        </w:rPr>
        <w:t>Ustawiany</w:t>
      </w:r>
      <w:r w:rsidR="00082CF3" w:rsidRPr="00B75994">
        <w:rPr>
          <w:szCs w:val="24"/>
        </w:rPr>
        <w:t xml:space="preserve"> jest także sygnał </w:t>
      </w:r>
      <w:proofErr w:type="spellStart"/>
      <w:r w:rsidR="006E3626" w:rsidRPr="00B75994">
        <w:rPr>
          <w:szCs w:val="24"/>
        </w:rPr>
        <w:t>step_done</w:t>
      </w:r>
      <w:proofErr w:type="spellEnd"/>
      <w:r w:rsidR="006E3626" w:rsidRPr="00B75994">
        <w:rPr>
          <w:szCs w:val="24"/>
        </w:rPr>
        <w:t xml:space="preserve"> po każdym cyklu licznika.</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5"/>
        <w:gridCol w:w="4530"/>
      </w:tblGrid>
      <w:tr w:rsidR="00A3272C" w:rsidRPr="00B75994" w14:paraId="236D9A95" w14:textId="77777777" w:rsidTr="00DA1800">
        <w:trPr>
          <w:tblCellSpacing w:w="15" w:type="dxa"/>
        </w:trPr>
        <w:tc>
          <w:tcPr>
            <w:tcW w:w="0" w:type="auto"/>
            <w:vAlign w:val="center"/>
            <w:hideMark/>
          </w:tcPr>
          <w:p w14:paraId="0578EEF2" w14:textId="64A21ADD" w:rsidR="00A3272C" w:rsidRPr="00B75994" w:rsidRDefault="00DA1800"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r w:rsidR="00A3272C" w:rsidRPr="00B75994">
              <w:rPr>
                <w:color w:val="333333"/>
                <w:szCs w:val="24"/>
              </w:rPr>
              <w:t>1</w:t>
            </w:r>
          </w:p>
          <w:p w14:paraId="0B736274"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2</w:t>
            </w:r>
          </w:p>
          <w:p w14:paraId="6494B9E1"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3</w:t>
            </w:r>
          </w:p>
          <w:p w14:paraId="38ABE05A"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4</w:t>
            </w:r>
          </w:p>
          <w:p w14:paraId="34CAC0F3"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5</w:t>
            </w:r>
          </w:p>
          <w:p w14:paraId="61590577"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6</w:t>
            </w:r>
          </w:p>
          <w:p w14:paraId="2F33823E"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7</w:t>
            </w:r>
          </w:p>
          <w:p w14:paraId="66186075"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8</w:t>
            </w:r>
          </w:p>
          <w:p w14:paraId="503963D6"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9</w:t>
            </w:r>
          </w:p>
          <w:p w14:paraId="44B7E1D5"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10</w:t>
            </w:r>
          </w:p>
          <w:p w14:paraId="5D5F8118"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11</w:t>
            </w:r>
          </w:p>
          <w:p w14:paraId="33E851F5"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12</w:t>
            </w:r>
          </w:p>
          <w:p w14:paraId="729CEE7B"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13</w:t>
            </w:r>
          </w:p>
          <w:p w14:paraId="0975D3A8"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14</w:t>
            </w:r>
          </w:p>
          <w:p w14:paraId="084587F6"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15</w:t>
            </w:r>
          </w:p>
          <w:p w14:paraId="6E7D971F"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16</w:t>
            </w:r>
          </w:p>
          <w:p w14:paraId="631B6749"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17</w:t>
            </w:r>
          </w:p>
          <w:p w14:paraId="2D56526F"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18</w:t>
            </w:r>
          </w:p>
        </w:tc>
        <w:tc>
          <w:tcPr>
            <w:tcW w:w="0" w:type="auto"/>
            <w:vAlign w:val="center"/>
            <w:hideMark/>
          </w:tcPr>
          <w:p w14:paraId="63A529EA" w14:textId="5FD3DDAF"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COUNTER_</w:t>
            </w:r>
            <w:r w:rsidR="00E356B9" w:rsidRPr="00B75994">
              <w:rPr>
                <w:color w:val="333333"/>
                <w:szCs w:val="24"/>
                <w:lang w:val="en-US"/>
              </w:rPr>
              <w:t>PROC:</w:t>
            </w:r>
            <w:r w:rsidRPr="00B75994">
              <w:rPr>
                <w:color w:val="333333"/>
                <w:szCs w:val="24"/>
                <w:lang w:val="en-US"/>
              </w:rPr>
              <w:t xml:space="preserve"> </w:t>
            </w:r>
            <w:r w:rsidRPr="00B75994">
              <w:rPr>
                <w:color w:val="0000FF"/>
                <w:szCs w:val="24"/>
                <w:lang w:val="en-US"/>
              </w:rPr>
              <w:t>process</w:t>
            </w:r>
            <w:r w:rsidRPr="00B75994">
              <w:rPr>
                <w:color w:val="333333"/>
                <w:szCs w:val="24"/>
                <w:lang w:val="en-US"/>
              </w:rPr>
              <w:t>(</w:t>
            </w:r>
            <w:proofErr w:type="spellStart"/>
            <w:r w:rsidRPr="00B75994">
              <w:rPr>
                <w:color w:val="333333"/>
                <w:szCs w:val="24"/>
                <w:lang w:val="en-US"/>
              </w:rPr>
              <w:t>clk</w:t>
            </w:r>
            <w:proofErr w:type="spellEnd"/>
            <w:r w:rsidRPr="00B75994">
              <w:rPr>
                <w:color w:val="333333"/>
                <w:szCs w:val="24"/>
                <w:lang w:val="en-US"/>
              </w:rPr>
              <w:t>)</w:t>
            </w:r>
          </w:p>
          <w:p w14:paraId="5245DBAF"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begin</w:t>
            </w:r>
          </w:p>
          <w:p w14:paraId="5D09B512"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if</w:t>
            </w:r>
            <w:r w:rsidRPr="00B75994">
              <w:rPr>
                <w:color w:val="333333"/>
                <w:szCs w:val="24"/>
                <w:lang w:val="en-US"/>
              </w:rPr>
              <w:t xml:space="preserve"> </w:t>
            </w:r>
            <w:proofErr w:type="spellStart"/>
            <w:r w:rsidRPr="00B75994">
              <w:rPr>
                <w:color w:val="333333"/>
                <w:szCs w:val="24"/>
                <w:lang w:val="en-US"/>
              </w:rPr>
              <w:t>rising_edge</w:t>
            </w:r>
            <w:proofErr w:type="spellEnd"/>
            <w:r w:rsidRPr="00B75994">
              <w:rPr>
                <w:color w:val="333333"/>
                <w:szCs w:val="24"/>
                <w:lang w:val="en-US"/>
              </w:rPr>
              <w:t>(</w:t>
            </w:r>
            <w:proofErr w:type="spellStart"/>
            <w:r w:rsidRPr="00B75994">
              <w:rPr>
                <w:color w:val="333333"/>
                <w:szCs w:val="24"/>
                <w:lang w:val="en-US"/>
              </w:rPr>
              <w:t>clk</w:t>
            </w:r>
            <w:proofErr w:type="spellEnd"/>
            <w:r w:rsidRPr="00B75994">
              <w:rPr>
                <w:color w:val="333333"/>
                <w:szCs w:val="24"/>
                <w:lang w:val="en-US"/>
              </w:rPr>
              <w:t xml:space="preserve">) </w:t>
            </w:r>
            <w:r w:rsidRPr="00B75994">
              <w:rPr>
                <w:color w:val="0000FF"/>
                <w:szCs w:val="24"/>
                <w:lang w:val="en-US"/>
              </w:rPr>
              <w:t>then</w:t>
            </w:r>
          </w:p>
          <w:p w14:paraId="58744DFA"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if</w:t>
            </w:r>
            <w:r w:rsidRPr="00B75994">
              <w:rPr>
                <w:color w:val="333333"/>
                <w:szCs w:val="24"/>
                <w:lang w:val="en-US"/>
              </w:rPr>
              <w:t xml:space="preserve"> </w:t>
            </w:r>
            <w:proofErr w:type="spellStart"/>
            <w:r w:rsidRPr="00B75994">
              <w:rPr>
                <w:color w:val="333333"/>
                <w:szCs w:val="24"/>
                <w:lang w:val="en-US"/>
              </w:rPr>
              <w:t>rst</w:t>
            </w:r>
            <w:proofErr w:type="spellEnd"/>
            <w:r w:rsidRPr="00B75994">
              <w:rPr>
                <w:color w:val="333333"/>
                <w:szCs w:val="24"/>
                <w:lang w:val="en-US"/>
              </w:rPr>
              <w:t xml:space="preserve"> = </w:t>
            </w:r>
            <w:r w:rsidRPr="00B75994">
              <w:rPr>
                <w:color w:val="A31515"/>
                <w:szCs w:val="24"/>
                <w:lang w:val="en-US"/>
              </w:rPr>
              <w:t>'0'</w:t>
            </w:r>
            <w:r w:rsidRPr="00B75994">
              <w:rPr>
                <w:color w:val="333333"/>
                <w:szCs w:val="24"/>
                <w:lang w:val="en-US"/>
              </w:rPr>
              <w:t xml:space="preserve"> </w:t>
            </w:r>
            <w:r w:rsidRPr="00B75994">
              <w:rPr>
                <w:color w:val="0000FF"/>
                <w:szCs w:val="24"/>
                <w:lang w:val="en-US"/>
              </w:rPr>
              <w:t>then</w:t>
            </w:r>
          </w:p>
          <w:p w14:paraId="00E052E1"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count &lt;= (</w:t>
            </w:r>
            <w:r w:rsidRPr="00B75994">
              <w:rPr>
                <w:color w:val="0000FF"/>
                <w:szCs w:val="24"/>
                <w:lang w:val="en-US"/>
              </w:rPr>
              <w:t>others</w:t>
            </w:r>
            <w:r w:rsidRPr="00B75994">
              <w:rPr>
                <w:color w:val="333333"/>
                <w:szCs w:val="24"/>
                <w:lang w:val="en-US"/>
              </w:rPr>
              <w:t xml:space="preserve"> =&gt;</w:t>
            </w:r>
            <w:r w:rsidRPr="00B75994">
              <w:rPr>
                <w:color w:val="A31515"/>
                <w:szCs w:val="24"/>
                <w:lang w:val="en-US"/>
              </w:rPr>
              <w:t>'0'</w:t>
            </w:r>
            <w:proofErr w:type="gramStart"/>
            <w:r w:rsidRPr="00B75994">
              <w:rPr>
                <w:color w:val="333333"/>
                <w:szCs w:val="24"/>
                <w:lang w:val="en-US"/>
              </w:rPr>
              <w:t>);</w:t>
            </w:r>
            <w:proofErr w:type="gramEnd"/>
          </w:p>
          <w:p w14:paraId="38D83A29"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p>
          <w:p w14:paraId="5A3C081E"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else</w:t>
            </w:r>
          </w:p>
          <w:p w14:paraId="4C10484E"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if</w:t>
            </w:r>
            <w:r w:rsidRPr="00B75994">
              <w:rPr>
                <w:color w:val="333333"/>
                <w:szCs w:val="24"/>
                <w:lang w:val="en-US"/>
              </w:rPr>
              <w:t xml:space="preserve"> count &lt; </w:t>
            </w:r>
            <w:proofErr w:type="spellStart"/>
            <w:r w:rsidRPr="00B75994">
              <w:rPr>
                <w:color w:val="333333"/>
                <w:szCs w:val="24"/>
                <w:lang w:val="en-US"/>
              </w:rPr>
              <w:t>cnt_max</w:t>
            </w:r>
            <w:proofErr w:type="spellEnd"/>
            <w:r w:rsidRPr="00B75994">
              <w:rPr>
                <w:color w:val="333333"/>
                <w:szCs w:val="24"/>
                <w:lang w:val="en-US"/>
              </w:rPr>
              <w:t xml:space="preserve"> </w:t>
            </w:r>
            <w:r w:rsidRPr="00B75994">
              <w:rPr>
                <w:color w:val="0000FF"/>
                <w:szCs w:val="24"/>
                <w:lang w:val="en-US"/>
              </w:rPr>
              <w:t>then</w:t>
            </w:r>
          </w:p>
          <w:p w14:paraId="27B2B746"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count &lt;= count + </w:t>
            </w:r>
            <w:proofErr w:type="gramStart"/>
            <w:r w:rsidRPr="00B75994">
              <w:rPr>
                <w:color w:val="333333"/>
                <w:szCs w:val="24"/>
                <w:lang w:val="en-US"/>
              </w:rPr>
              <w:t>1;</w:t>
            </w:r>
            <w:proofErr w:type="gramEnd"/>
          </w:p>
          <w:p w14:paraId="0E2DB13B"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ab/>
            </w:r>
            <w:r w:rsidRPr="00B75994">
              <w:rPr>
                <w:color w:val="333333"/>
                <w:szCs w:val="24"/>
                <w:lang w:val="en-US"/>
              </w:rPr>
              <w:tab/>
            </w:r>
            <w:r w:rsidRPr="00B75994">
              <w:rPr>
                <w:color w:val="333333"/>
                <w:szCs w:val="24"/>
                <w:lang w:val="en-US"/>
              </w:rPr>
              <w:tab/>
              <w:t xml:space="preserve"> </w:t>
            </w:r>
            <w:proofErr w:type="spellStart"/>
            <w:r w:rsidRPr="00B75994">
              <w:rPr>
                <w:color w:val="333333"/>
                <w:szCs w:val="24"/>
                <w:lang w:val="en-US"/>
              </w:rPr>
              <w:t>step_done</w:t>
            </w:r>
            <w:proofErr w:type="spellEnd"/>
            <w:r w:rsidRPr="00B75994">
              <w:rPr>
                <w:color w:val="333333"/>
                <w:szCs w:val="24"/>
                <w:lang w:val="en-US"/>
              </w:rPr>
              <w:t xml:space="preserve"> &lt;= </w:t>
            </w:r>
            <w:r w:rsidRPr="00B75994">
              <w:rPr>
                <w:color w:val="A31515"/>
                <w:szCs w:val="24"/>
                <w:lang w:val="en-US"/>
              </w:rPr>
              <w:t>'0</w:t>
            </w:r>
            <w:proofErr w:type="gramStart"/>
            <w:r w:rsidRPr="00B75994">
              <w:rPr>
                <w:color w:val="A31515"/>
                <w:szCs w:val="24"/>
                <w:lang w:val="en-US"/>
              </w:rPr>
              <w:t>'</w:t>
            </w:r>
            <w:r w:rsidRPr="00B75994">
              <w:rPr>
                <w:color w:val="333333"/>
                <w:szCs w:val="24"/>
                <w:lang w:val="en-US"/>
              </w:rPr>
              <w:t>;</w:t>
            </w:r>
            <w:proofErr w:type="gramEnd"/>
          </w:p>
          <w:p w14:paraId="09F4CBC6"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else</w:t>
            </w:r>
          </w:p>
          <w:p w14:paraId="0F3A2C45"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ab/>
            </w:r>
            <w:r w:rsidRPr="00B75994">
              <w:rPr>
                <w:color w:val="333333"/>
                <w:szCs w:val="24"/>
                <w:lang w:val="en-US"/>
              </w:rPr>
              <w:tab/>
              <w:t xml:space="preserve">    </w:t>
            </w:r>
            <w:proofErr w:type="spellStart"/>
            <w:r w:rsidRPr="00B75994">
              <w:rPr>
                <w:color w:val="333333"/>
                <w:szCs w:val="24"/>
                <w:lang w:val="en-US"/>
              </w:rPr>
              <w:t>step_done</w:t>
            </w:r>
            <w:proofErr w:type="spellEnd"/>
            <w:r w:rsidRPr="00B75994">
              <w:rPr>
                <w:color w:val="333333"/>
                <w:szCs w:val="24"/>
                <w:lang w:val="en-US"/>
              </w:rPr>
              <w:t xml:space="preserve"> &lt;= </w:t>
            </w:r>
            <w:r w:rsidRPr="00B75994">
              <w:rPr>
                <w:color w:val="A31515"/>
                <w:szCs w:val="24"/>
                <w:lang w:val="en-US"/>
              </w:rPr>
              <w:t>'1</w:t>
            </w:r>
            <w:proofErr w:type="gramStart"/>
            <w:r w:rsidRPr="00B75994">
              <w:rPr>
                <w:color w:val="A31515"/>
                <w:szCs w:val="24"/>
                <w:lang w:val="en-US"/>
              </w:rPr>
              <w:t>'</w:t>
            </w:r>
            <w:r w:rsidRPr="00B75994">
              <w:rPr>
                <w:color w:val="333333"/>
                <w:szCs w:val="24"/>
                <w:lang w:val="en-US"/>
              </w:rPr>
              <w:t>;</w:t>
            </w:r>
            <w:proofErr w:type="gramEnd"/>
          </w:p>
          <w:p w14:paraId="45C11587"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count &lt;= (</w:t>
            </w:r>
            <w:r w:rsidRPr="00B75994">
              <w:rPr>
                <w:color w:val="0000FF"/>
                <w:szCs w:val="24"/>
                <w:lang w:val="en-US"/>
              </w:rPr>
              <w:t>others</w:t>
            </w:r>
            <w:r w:rsidRPr="00B75994">
              <w:rPr>
                <w:color w:val="333333"/>
                <w:szCs w:val="24"/>
                <w:lang w:val="en-US"/>
              </w:rPr>
              <w:t xml:space="preserve"> =&gt; </w:t>
            </w:r>
            <w:r w:rsidRPr="00B75994">
              <w:rPr>
                <w:color w:val="A31515"/>
                <w:szCs w:val="24"/>
                <w:lang w:val="en-US"/>
              </w:rPr>
              <w:t>'0'</w:t>
            </w:r>
            <w:proofErr w:type="gramStart"/>
            <w:r w:rsidRPr="00B75994">
              <w:rPr>
                <w:color w:val="333333"/>
                <w:szCs w:val="24"/>
                <w:lang w:val="en-US"/>
              </w:rPr>
              <w:t>);</w:t>
            </w:r>
            <w:proofErr w:type="gramEnd"/>
          </w:p>
          <w:p w14:paraId="1B63BA4E"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proofErr w:type="gramStart"/>
            <w:r w:rsidRPr="00B75994">
              <w:rPr>
                <w:color w:val="0000FF"/>
                <w:szCs w:val="24"/>
                <w:lang w:val="en-US"/>
              </w:rPr>
              <w:t>if</w:t>
            </w:r>
            <w:r w:rsidRPr="00B75994">
              <w:rPr>
                <w:color w:val="333333"/>
                <w:szCs w:val="24"/>
                <w:lang w:val="en-US"/>
              </w:rPr>
              <w:t>;</w:t>
            </w:r>
            <w:proofErr w:type="gramEnd"/>
          </w:p>
          <w:p w14:paraId="5BEF0924"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p>
          <w:p w14:paraId="7C3E9CDD"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proofErr w:type="gramStart"/>
            <w:r w:rsidRPr="00B75994">
              <w:rPr>
                <w:color w:val="0000FF"/>
                <w:szCs w:val="24"/>
                <w:lang w:val="en-US"/>
              </w:rPr>
              <w:t>if</w:t>
            </w:r>
            <w:r w:rsidRPr="00B75994">
              <w:rPr>
                <w:color w:val="333333"/>
                <w:szCs w:val="24"/>
                <w:lang w:val="en-US"/>
              </w:rPr>
              <w:t>;</w:t>
            </w:r>
            <w:proofErr w:type="gramEnd"/>
          </w:p>
          <w:p w14:paraId="0914D4FB"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proofErr w:type="gramStart"/>
            <w:r w:rsidRPr="00B75994">
              <w:rPr>
                <w:color w:val="0000FF"/>
                <w:szCs w:val="24"/>
                <w:lang w:val="en-US"/>
              </w:rPr>
              <w:t>if</w:t>
            </w:r>
            <w:r w:rsidRPr="00B75994">
              <w:rPr>
                <w:color w:val="333333"/>
                <w:szCs w:val="24"/>
                <w:lang w:val="en-US"/>
              </w:rPr>
              <w:t>;</w:t>
            </w:r>
            <w:proofErr w:type="gramEnd"/>
          </w:p>
          <w:p w14:paraId="7F3B5D0C" w14:textId="77777777" w:rsidR="00A3272C" w:rsidRPr="00B75994" w:rsidRDefault="00A3272C"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lang w:val="en-US"/>
              </w:rPr>
              <w:t xml:space="preserve">  </w:t>
            </w:r>
            <w:r w:rsidRPr="00B75994">
              <w:rPr>
                <w:color w:val="0000FF"/>
                <w:szCs w:val="24"/>
              </w:rPr>
              <w:t>end</w:t>
            </w:r>
            <w:r w:rsidRPr="00B75994">
              <w:rPr>
                <w:color w:val="333333"/>
                <w:szCs w:val="24"/>
              </w:rPr>
              <w:t xml:space="preserve"> </w:t>
            </w:r>
            <w:proofErr w:type="spellStart"/>
            <w:r w:rsidRPr="00B75994">
              <w:rPr>
                <w:color w:val="0000FF"/>
                <w:szCs w:val="24"/>
              </w:rPr>
              <w:t>process</w:t>
            </w:r>
            <w:proofErr w:type="spellEnd"/>
            <w:r w:rsidRPr="00B75994">
              <w:rPr>
                <w:color w:val="333333"/>
                <w:szCs w:val="24"/>
              </w:rPr>
              <w:t>;</w:t>
            </w:r>
          </w:p>
        </w:tc>
      </w:tr>
    </w:tbl>
    <w:p w14:paraId="0E9A18A6" w14:textId="11786634" w:rsidR="00122535" w:rsidRPr="00B75994" w:rsidRDefault="00802063" w:rsidP="00802063">
      <w:pPr>
        <w:pStyle w:val="Legenda"/>
        <w:rPr>
          <w:szCs w:val="24"/>
        </w:rPr>
      </w:pPr>
      <w:bookmarkStart w:id="51" w:name="_Toc187660631"/>
      <w:r>
        <w:t xml:space="preserve">Kod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Kod_ \* ARABIC \s 1 </w:instrText>
      </w:r>
      <w:r>
        <w:fldChar w:fldCharType="separate"/>
      </w:r>
      <w:r>
        <w:rPr>
          <w:noProof/>
        </w:rPr>
        <w:t>8</w:t>
      </w:r>
      <w:r>
        <w:rPr>
          <w:noProof/>
        </w:rPr>
        <w:fldChar w:fldCharType="end"/>
      </w:r>
      <w:r>
        <w:t xml:space="preserve"> </w:t>
      </w:r>
      <w:proofErr w:type="spellStart"/>
      <w:r w:rsidRPr="00B75994">
        <w:rPr>
          <w:color w:val="333333"/>
          <w:szCs w:val="24"/>
          <w:lang w:val="en-US"/>
        </w:rPr>
        <w:t>proces</w:t>
      </w:r>
      <w:proofErr w:type="spellEnd"/>
      <w:r w:rsidRPr="00B75994">
        <w:rPr>
          <w:color w:val="333333"/>
          <w:szCs w:val="24"/>
          <w:lang w:val="en-US"/>
        </w:rPr>
        <w:t xml:space="preserve"> </w:t>
      </w:r>
      <w:proofErr w:type="spellStart"/>
      <w:r w:rsidRPr="00B75994">
        <w:rPr>
          <w:color w:val="333333"/>
          <w:szCs w:val="24"/>
          <w:lang w:val="en-US"/>
        </w:rPr>
        <w:t>obliczający</w:t>
      </w:r>
      <w:proofErr w:type="spellEnd"/>
      <w:r w:rsidRPr="00B75994">
        <w:rPr>
          <w:color w:val="333333"/>
          <w:szCs w:val="24"/>
          <w:lang w:val="en-US"/>
        </w:rPr>
        <w:t xml:space="preserve"> </w:t>
      </w:r>
      <w:proofErr w:type="spellStart"/>
      <w:r w:rsidRPr="00B75994">
        <w:rPr>
          <w:color w:val="333333"/>
          <w:szCs w:val="24"/>
          <w:lang w:val="en-US"/>
        </w:rPr>
        <w:t>częstotliwość</w:t>
      </w:r>
      <w:bookmarkEnd w:id="51"/>
      <w:proofErr w:type="spellEnd"/>
    </w:p>
    <w:p w14:paraId="45C71E41" w14:textId="39A75270" w:rsidR="00BC44B0" w:rsidRPr="00B75994" w:rsidRDefault="00BC44B0" w:rsidP="00B75994">
      <w:pPr>
        <w:pStyle w:val="Tekstpods"/>
        <w:spacing w:after="0" w:line="360" w:lineRule="auto"/>
        <w:rPr>
          <w:szCs w:val="24"/>
        </w:rPr>
      </w:pPr>
      <w:r w:rsidRPr="00B75994">
        <w:rPr>
          <w:szCs w:val="24"/>
        </w:rPr>
        <w:t xml:space="preserve">Ostatnim </w:t>
      </w:r>
      <w:r w:rsidR="00062E1D" w:rsidRPr="00B75994">
        <w:rPr>
          <w:szCs w:val="24"/>
        </w:rPr>
        <w:t>proces</w:t>
      </w:r>
      <w:r w:rsidRPr="00B75994">
        <w:rPr>
          <w:szCs w:val="24"/>
        </w:rPr>
        <w:t xml:space="preserve"> w tym pliku jest </w:t>
      </w:r>
      <w:r w:rsidR="00E356B9" w:rsidRPr="00B75994">
        <w:rPr>
          <w:szCs w:val="24"/>
        </w:rPr>
        <w:t>proces,</w:t>
      </w:r>
      <w:r w:rsidRPr="00B75994">
        <w:rPr>
          <w:szCs w:val="24"/>
        </w:rPr>
        <w:t xml:space="preserve"> który ma za zadanie ustawić wyjście PWM, które jest wy</w:t>
      </w:r>
      <w:r w:rsidR="00062E1D" w:rsidRPr="00B75994">
        <w:rPr>
          <w:szCs w:val="24"/>
        </w:rPr>
        <w:t>syłane do serwomotoru. Mając ustalon</w:t>
      </w:r>
      <w:r w:rsidR="00A21C97" w:rsidRPr="00B75994">
        <w:rPr>
          <w:szCs w:val="24"/>
        </w:rPr>
        <w:t xml:space="preserve">ą wartość czasu trwania sygnału w taktach musimy ją jedynie porównać do aktualnej wartości licznika, I w </w:t>
      </w:r>
      <w:proofErr w:type="gramStart"/>
      <w:r w:rsidR="00A21C97" w:rsidRPr="00B75994">
        <w:rPr>
          <w:szCs w:val="24"/>
        </w:rPr>
        <w:t>wypadku</w:t>
      </w:r>
      <w:proofErr w:type="gramEnd"/>
      <w:r w:rsidR="00A21C97" w:rsidRPr="00B75994">
        <w:rPr>
          <w:szCs w:val="24"/>
        </w:rPr>
        <w:t xml:space="preserve"> gdy ta wartość jest mniejsza </w:t>
      </w:r>
      <w:r w:rsidR="00E356B9" w:rsidRPr="00B75994">
        <w:rPr>
          <w:szCs w:val="24"/>
        </w:rPr>
        <w:t>ustawiamy</w:t>
      </w:r>
      <w:r w:rsidR="00E356B9">
        <w:rPr>
          <w:szCs w:val="24"/>
        </w:rPr>
        <w:t xml:space="preserve"> 1</w:t>
      </w:r>
      <w:r w:rsidR="00A21C97" w:rsidRPr="00B75994">
        <w:rPr>
          <w:szCs w:val="24"/>
        </w:rPr>
        <w:t xml:space="preserve"> na wyjściu w innym wypadku jest to 0.</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5"/>
        <w:gridCol w:w="6142"/>
      </w:tblGrid>
      <w:tr w:rsidR="00466EBE" w:rsidRPr="00B75994" w14:paraId="031B3DB0" w14:textId="77777777" w:rsidTr="00D475C6">
        <w:trPr>
          <w:tblCellSpacing w:w="15" w:type="dxa"/>
        </w:trPr>
        <w:tc>
          <w:tcPr>
            <w:tcW w:w="0" w:type="auto"/>
            <w:vAlign w:val="center"/>
            <w:hideMark/>
          </w:tcPr>
          <w:p w14:paraId="028C9493" w14:textId="77777777" w:rsidR="00466EBE" w:rsidRPr="00B75994" w:rsidRDefault="00466EBE"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w:t>
            </w:r>
          </w:p>
          <w:p w14:paraId="662C8432" w14:textId="77777777" w:rsidR="00466EBE" w:rsidRPr="00B75994" w:rsidRDefault="00466EBE"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2</w:t>
            </w:r>
          </w:p>
          <w:p w14:paraId="54D8663B" w14:textId="77777777" w:rsidR="00466EBE" w:rsidRPr="00B75994" w:rsidRDefault="00466EBE"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3</w:t>
            </w:r>
          </w:p>
          <w:p w14:paraId="0CD6BDC7" w14:textId="77777777" w:rsidR="00466EBE" w:rsidRPr="00B75994" w:rsidRDefault="00466EBE"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4</w:t>
            </w:r>
          </w:p>
          <w:p w14:paraId="253B34B1" w14:textId="77777777" w:rsidR="00466EBE" w:rsidRPr="00B75994" w:rsidRDefault="00466EBE"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5</w:t>
            </w:r>
          </w:p>
          <w:p w14:paraId="6B612305" w14:textId="77777777" w:rsidR="00466EBE" w:rsidRPr="00B75994" w:rsidRDefault="00466EBE"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6</w:t>
            </w:r>
          </w:p>
          <w:p w14:paraId="088963EA" w14:textId="77777777" w:rsidR="00466EBE" w:rsidRPr="00B75994" w:rsidRDefault="00466EBE"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7</w:t>
            </w:r>
          </w:p>
          <w:p w14:paraId="19CACD78" w14:textId="77777777" w:rsidR="00466EBE" w:rsidRPr="00B75994" w:rsidRDefault="00466EBE"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lastRenderedPageBreak/>
              <w:t xml:space="preserve"> 8</w:t>
            </w:r>
          </w:p>
          <w:p w14:paraId="143936AF" w14:textId="77777777" w:rsidR="00466EBE" w:rsidRPr="00B75994" w:rsidRDefault="00466EBE"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9</w:t>
            </w:r>
          </w:p>
          <w:p w14:paraId="71F392FD" w14:textId="77777777" w:rsidR="00466EBE" w:rsidRPr="00B75994" w:rsidRDefault="00466EBE"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10</w:t>
            </w:r>
          </w:p>
          <w:p w14:paraId="285AF5B0" w14:textId="77777777" w:rsidR="00466EBE" w:rsidRPr="00B75994" w:rsidRDefault="00466EBE"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11</w:t>
            </w:r>
          </w:p>
          <w:p w14:paraId="44902B7E" w14:textId="77777777" w:rsidR="00466EBE" w:rsidRPr="00B75994" w:rsidRDefault="00466EBE"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12</w:t>
            </w:r>
          </w:p>
          <w:p w14:paraId="69E15058" w14:textId="77777777" w:rsidR="00466EBE" w:rsidRPr="00B75994" w:rsidRDefault="00466EBE"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13</w:t>
            </w:r>
          </w:p>
          <w:p w14:paraId="03D43C6E" w14:textId="77777777" w:rsidR="00466EBE" w:rsidRPr="00B75994" w:rsidRDefault="00466EBE"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14</w:t>
            </w:r>
          </w:p>
          <w:p w14:paraId="001EF020" w14:textId="77777777" w:rsidR="00466EBE" w:rsidRPr="00B75994" w:rsidRDefault="00466EBE"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15</w:t>
            </w:r>
          </w:p>
          <w:p w14:paraId="3DEEBCE3" w14:textId="77777777" w:rsidR="00466EBE" w:rsidRPr="00B75994" w:rsidRDefault="00466EBE" w:rsidP="0003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16</w:t>
            </w:r>
          </w:p>
        </w:tc>
        <w:tc>
          <w:tcPr>
            <w:tcW w:w="0" w:type="auto"/>
            <w:vAlign w:val="center"/>
            <w:hideMark/>
          </w:tcPr>
          <w:p w14:paraId="0AD13254" w14:textId="77777777" w:rsidR="00466EBE" w:rsidRPr="00B75994" w:rsidRDefault="00466EBE"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lastRenderedPageBreak/>
              <w:t xml:space="preserve">  PWM_</w:t>
            </w:r>
            <w:proofErr w:type="gramStart"/>
            <w:r w:rsidRPr="00B75994">
              <w:rPr>
                <w:color w:val="333333"/>
                <w:szCs w:val="24"/>
                <w:lang w:val="en-US"/>
              </w:rPr>
              <w:t>PROC :</w:t>
            </w:r>
            <w:proofErr w:type="gramEnd"/>
            <w:r w:rsidRPr="00B75994">
              <w:rPr>
                <w:color w:val="333333"/>
                <w:szCs w:val="24"/>
                <w:lang w:val="en-US"/>
              </w:rPr>
              <w:t xml:space="preserve"> </w:t>
            </w:r>
            <w:r w:rsidRPr="00B75994">
              <w:rPr>
                <w:color w:val="0000FF"/>
                <w:szCs w:val="24"/>
                <w:lang w:val="en-US"/>
              </w:rPr>
              <w:t>process</w:t>
            </w:r>
            <w:r w:rsidRPr="00B75994">
              <w:rPr>
                <w:color w:val="333333"/>
                <w:szCs w:val="24"/>
                <w:lang w:val="en-US"/>
              </w:rPr>
              <w:t>(</w:t>
            </w:r>
            <w:proofErr w:type="spellStart"/>
            <w:r w:rsidRPr="00B75994">
              <w:rPr>
                <w:color w:val="333333"/>
                <w:szCs w:val="24"/>
                <w:lang w:val="en-US"/>
              </w:rPr>
              <w:t>clk</w:t>
            </w:r>
            <w:proofErr w:type="spellEnd"/>
            <w:r w:rsidRPr="00B75994">
              <w:rPr>
                <w:color w:val="333333"/>
                <w:szCs w:val="24"/>
                <w:lang w:val="en-US"/>
              </w:rPr>
              <w:t>)</w:t>
            </w:r>
          </w:p>
          <w:p w14:paraId="1684648F" w14:textId="77777777" w:rsidR="00466EBE" w:rsidRPr="00B75994" w:rsidRDefault="00466EBE"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begin</w:t>
            </w:r>
          </w:p>
          <w:p w14:paraId="70128395" w14:textId="77777777" w:rsidR="00466EBE" w:rsidRPr="00B75994" w:rsidRDefault="00466EBE"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if</w:t>
            </w:r>
            <w:r w:rsidRPr="00B75994">
              <w:rPr>
                <w:color w:val="333333"/>
                <w:szCs w:val="24"/>
                <w:lang w:val="en-US"/>
              </w:rPr>
              <w:t xml:space="preserve"> </w:t>
            </w:r>
            <w:proofErr w:type="spellStart"/>
            <w:r w:rsidRPr="00B75994">
              <w:rPr>
                <w:color w:val="333333"/>
                <w:szCs w:val="24"/>
                <w:lang w:val="en-US"/>
              </w:rPr>
              <w:t>rising_edge</w:t>
            </w:r>
            <w:proofErr w:type="spellEnd"/>
            <w:r w:rsidRPr="00B75994">
              <w:rPr>
                <w:color w:val="333333"/>
                <w:szCs w:val="24"/>
                <w:lang w:val="en-US"/>
              </w:rPr>
              <w:t>(</w:t>
            </w:r>
            <w:proofErr w:type="spellStart"/>
            <w:r w:rsidRPr="00B75994">
              <w:rPr>
                <w:color w:val="333333"/>
                <w:szCs w:val="24"/>
                <w:lang w:val="en-US"/>
              </w:rPr>
              <w:t>clk</w:t>
            </w:r>
            <w:proofErr w:type="spellEnd"/>
            <w:r w:rsidRPr="00B75994">
              <w:rPr>
                <w:color w:val="333333"/>
                <w:szCs w:val="24"/>
                <w:lang w:val="en-US"/>
              </w:rPr>
              <w:t xml:space="preserve">) </w:t>
            </w:r>
            <w:r w:rsidRPr="00B75994">
              <w:rPr>
                <w:color w:val="0000FF"/>
                <w:szCs w:val="24"/>
                <w:lang w:val="en-US"/>
              </w:rPr>
              <w:t>then</w:t>
            </w:r>
          </w:p>
          <w:p w14:paraId="114EEFD5" w14:textId="77777777" w:rsidR="00466EBE" w:rsidRPr="00B75994" w:rsidRDefault="00466EBE"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if</w:t>
            </w:r>
            <w:r w:rsidRPr="00B75994">
              <w:rPr>
                <w:color w:val="333333"/>
                <w:szCs w:val="24"/>
                <w:lang w:val="en-US"/>
              </w:rPr>
              <w:t xml:space="preserve"> </w:t>
            </w:r>
            <w:proofErr w:type="spellStart"/>
            <w:r w:rsidRPr="00B75994">
              <w:rPr>
                <w:color w:val="333333"/>
                <w:szCs w:val="24"/>
                <w:lang w:val="en-US"/>
              </w:rPr>
              <w:t>rst</w:t>
            </w:r>
            <w:proofErr w:type="spellEnd"/>
            <w:r w:rsidRPr="00B75994">
              <w:rPr>
                <w:color w:val="333333"/>
                <w:szCs w:val="24"/>
                <w:lang w:val="en-US"/>
              </w:rPr>
              <w:t xml:space="preserve"> = </w:t>
            </w:r>
            <w:r w:rsidRPr="00B75994">
              <w:rPr>
                <w:color w:val="A31515"/>
                <w:szCs w:val="24"/>
                <w:lang w:val="en-US"/>
              </w:rPr>
              <w:t>'0'</w:t>
            </w:r>
            <w:r w:rsidRPr="00B75994">
              <w:rPr>
                <w:color w:val="333333"/>
                <w:szCs w:val="24"/>
                <w:lang w:val="en-US"/>
              </w:rPr>
              <w:t xml:space="preserve"> </w:t>
            </w:r>
            <w:r w:rsidRPr="00B75994">
              <w:rPr>
                <w:color w:val="0000FF"/>
                <w:szCs w:val="24"/>
                <w:lang w:val="en-US"/>
              </w:rPr>
              <w:t>then</w:t>
            </w:r>
          </w:p>
          <w:p w14:paraId="1C5365DE" w14:textId="77777777" w:rsidR="00466EBE" w:rsidRPr="00B75994" w:rsidRDefault="00466EBE"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proofErr w:type="spellStart"/>
            <w:r w:rsidRPr="00B75994">
              <w:rPr>
                <w:color w:val="333333"/>
                <w:szCs w:val="24"/>
                <w:lang w:val="en-US"/>
              </w:rPr>
              <w:t>pwm</w:t>
            </w:r>
            <w:proofErr w:type="spellEnd"/>
            <w:r w:rsidRPr="00B75994">
              <w:rPr>
                <w:color w:val="333333"/>
                <w:szCs w:val="24"/>
                <w:lang w:val="en-US"/>
              </w:rPr>
              <w:t xml:space="preserve"> &lt;= </w:t>
            </w:r>
            <w:r w:rsidRPr="00B75994">
              <w:rPr>
                <w:color w:val="A31515"/>
                <w:szCs w:val="24"/>
                <w:lang w:val="en-US"/>
              </w:rPr>
              <w:t>'0</w:t>
            </w:r>
            <w:proofErr w:type="gramStart"/>
            <w:r w:rsidRPr="00B75994">
              <w:rPr>
                <w:color w:val="A31515"/>
                <w:szCs w:val="24"/>
                <w:lang w:val="en-US"/>
              </w:rPr>
              <w:t>'</w:t>
            </w:r>
            <w:r w:rsidRPr="00B75994">
              <w:rPr>
                <w:color w:val="333333"/>
                <w:szCs w:val="24"/>
                <w:lang w:val="en-US"/>
              </w:rPr>
              <w:t xml:space="preserve">;  </w:t>
            </w:r>
            <w:r w:rsidRPr="00B75994">
              <w:rPr>
                <w:color w:val="008000"/>
                <w:szCs w:val="24"/>
                <w:lang w:val="en-US"/>
              </w:rPr>
              <w:t>--</w:t>
            </w:r>
            <w:proofErr w:type="gramEnd"/>
            <w:r w:rsidRPr="00B75994">
              <w:rPr>
                <w:color w:val="008000"/>
                <w:szCs w:val="24"/>
                <w:lang w:val="en-US"/>
              </w:rPr>
              <w:t xml:space="preserve"> Reset </w:t>
            </w:r>
            <w:proofErr w:type="spellStart"/>
            <w:r w:rsidRPr="00B75994">
              <w:rPr>
                <w:color w:val="008000"/>
                <w:szCs w:val="24"/>
                <w:lang w:val="en-US"/>
              </w:rPr>
              <w:t>sygnału</w:t>
            </w:r>
            <w:proofErr w:type="spellEnd"/>
            <w:r w:rsidRPr="00B75994">
              <w:rPr>
                <w:color w:val="008000"/>
                <w:szCs w:val="24"/>
                <w:lang w:val="en-US"/>
              </w:rPr>
              <w:t xml:space="preserve"> PWM</w:t>
            </w:r>
          </w:p>
          <w:p w14:paraId="4677C4EC" w14:textId="77777777" w:rsidR="00466EBE" w:rsidRPr="00B75994" w:rsidRDefault="00466EBE"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p>
          <w:p w14:paraId="7BCA7250" w14:textId="77777777" w:rsidR="00466EBE" w:rsidRPr="00B75994" w:rsidRDefault="00466EBE"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lang w:val="en-US"/>
              </w:rPr>
              <w:t xml:space="preserve">      </w:t>
            </w:r>
            <w:proofErr w:type="spellStart"/>
            <w:r w:rsidRPr="00B75994">
              <w:rPr>
                <w:color w:val="0000FF"/>
                <w:szCs w:val="24"/>
              </w:rPr>
              <w:t>else</w:t>
            </w:r>
            <w:proofErr w:type="spellEnd"/>
          </w:p>
          <w:p w14:paraId="20906C70" w14:textId="77777777" w:rsidR="00466EBE" w:rsidRPr="00B75994" w:rsidRDefault="00466EBE"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lastRenderedPageBreak/>
              <w:t xml:space="preserve">        </w:t>
            </w:r>
            <w:proofErr w:type="spellStart"/>
            <w:r w:rsidRPr="00B75994">
              <w:rPr>
                <w:color w:val="333333"/>
                <w:szCs w:val="24"/>
              </w:rPr>
              <w:t>pwm</w:t>
            </w:r>
            <w:proofErr w:type="spellEnd"/>
            <w:r w:rsidRPr="00B75994">
              <w:rPr>
                <w:color w:val="333333"/>
                <w:szCs w:val="24"/>
              </w:rPr>
              <w:t xml:space="preserve"> &lt;= </w:t>
            </w:r>
            <w:r w:rsidRPr="00B75994">
              <w:rPr>
                <w:color w:val="A31515"/>
                <w:szCs w:val="24"/>
              </w:rPr>
              <w:t>'0</w:t>
            </w:r>
            <w:proofErr w:type="gramStart"/>
            <w:r w:rsidRPr="00B75994">
              <w:rPr>
                <w:color w:val="A31515"/>
                <w:szCs w:val="24"/>
              </w:rPr>
              <w:t>'</w:t>
            </w:r>
            <w:r w:rsidRPr="00B75994">
              <w:rPr>
                <w:color w:val="333333"/>
                <w:szCs w:val="24"/>
              </w:rPr>
              <w:t xml:space="preserve">;  </w:t>
            </w:r>
            <w:r w:rsidRPr="00B75994">
              <w:rPr>
                <w:color w:val="008000"/>
                <w:szCs w:val="24"/>
              </w:rPr>
              <w:t>--</w:t>
            </w:r>
            <w:proofErr w:type="gramEnd"/>
            <w:r w:rsidRPr="00B75994">
              <w:rPr>
                <w:color w:val="008000"/>
                <w:szCs w:val="24"/>
              </w:rPr>
              <w:t xml:space="preserve"> Domyślnie ustawienie PWM na niski stan</w:t>
            </w:r>
          </w:p>
          <w:p w14:paraId="5F9CC473" w14:textId="77777777" w:rsidR="00466EBE" w:rsidRPr="00B75994" w:rsidRDefault="00466EBE"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p>
          <w:p w14:paraId="1C295FB9" w14:textId="77777777" w:rsidR="00466EBE" w:rsidRPr="00B75994" w:rsidRDefault="00466EBE"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proofErr w:type="spellStart"/>
            <w:r w:rsidRPr="00B75994">
              <w:rPr>
                <w:color w:val="0000FF"/>
                <w:szCs w:val="24"/>
              </w:rPr>
              <w:t>if</w:t>
            </w:r>
            <w:proofErr w:type="spellEnd"/>
            <w:r w:rsidRPr="00B75994">
              <w:rPr>
                <w:color w:val="333333"/>
                <w:szCs w:val="24"/>
              </w:rPr>
              <w:t xml:space="preserve"> </w:t>
            </w:r>
            <w:proofErr w:type="spellStart"/>
            <w:r w:rsidRPr="00B75994">
              <w:rPr>
                <w:color w:val="333333"/>
                <w:szCs w:val="24"/>
              </w:rPr>
              <w:t>count</w:t>
            </w:r>
            <w:proofErr w:type="spellEnd"/>
            <w:r w:rsidRPr="00B75994">
              <w:rPr>
                <w:color w:val="333333"/>
                <w:szCs w:val="24"/>
              </w:rPr>
              <w:t xml:space="preserve"> &lt; </w:t>
            </w:r>
            <w:proofErr w:type="spellStart"/>
            <w:r w:rsidRPr="00B75994">
              <w:rPr>
                <w:color w:val="333333"/>
                <w:szCs w:val="24"/>
              </w:rPr>
              <w:t>duty_cycle</w:t>
            </w:r>
            <w:proofErr w:type="spellEnd"/>
            <w:r w:rsidRPr="00B75994">
              <w:rPr>
                <w:color w:val="333333"/>
                <w:szCs w:val="24"/>
              </w:rPr>
              <w:t xml:space="preserve"> </w:t>
            </w:r>
            <w:proofErr w:type="spellStart"/>
            <w:r w:rsidRPr="00B75994">
              <w:rPr>
                <w:color w:val="0000FF"/>
                <w:szCs w:val="24"/>
              </w:rPr>
              <w:t>then</w:t>
            </w:r>
            <w:proofErr w:type="spellEnd"/>
          </w:p>
          <w:p w14:paraId="7A49FDEA" w14:textId="691181A6" w:rsidR="00466EBE" w:rsidRPr="00B75994" w:rsidRDefault="00466EBE"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proofErr w:type="spellStart"/>
            <w:r w:rsidRPr="00B75994">
              <w:rPr>
                <w:color w:val="333333"/>
                <w:szCs w:val="24"/>
              </w:rPr>
              <w:t>pwm</w:t>
            </w:r>
            <w:proofErr w:type="spellEnd"/>
            <w:r w:rsidRPr="00B75994">
              <w:rPr>
                <w:color w:val="333333"/>
                <w:szCs w:val="24"/>
              </w:rPr>
              <w:t xml:space="preserve"> &lt;= </w:t>
            </w:r>
            <w:r w:rsidRPr="00B75994">
              <w:rPr>
                <w:color w:val="A31515"/>
                <w:szCs w:val="24"/>
              </w:rPr>
              <w:t>'1</w:t>
            </w:r>
            <w:proofErr w:type="gramStart"/>
            <w:r w:rsidRPr="00B75994">
              <w:rPr>
                <w:color w:val="A31515"/>
                <w:szCs w:val="24"/>
              </w:rPr>
              <w:t>'</w:t>
            </w:r>
            <w:r w:rsidRPr="00B75994">
              <w:rPr>
                <w:color w:val="333333"/>
                <w:szCs w:val="24"/>
              </w:rPr>
              <w:t xml:space="preserve">;  </w:t>
            </w:r>
            <w:r w:rsidRPr="00B75994">
              <w:rPr>
                <w:color w:val="008000"/>
                <w:szCs w:val="24"/>
              </w:rPr>
              <w:t>--</w:t>
            </w:r>
            <w:proofErr w:type="gramEnd"/>
            <w:r w:rsidRPr="00B75994">
              <w:rPr>
                <w:color w:val="008000"/>
                <w:szCs w:val="24"/>
              </w:rPr>
              <w:t xml:space="preserve"> Sygnał wysoki, jeśli licznik jest mniejszy </w:t>
            </w:r>
          </w:p>
          <w:p w14:paraId="039F05AE" w14:textId="77777777" w:rsidR="00466EBE" w:rsidRPr="00B75994" w:rsidRDefault="00466EBE"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rPr>
              <w:t xml:space="preserve">        </w:t>
            </w:r>
            <w:r w:rsidRPr="00B75994">
              <w:rPr>
                <w:color w:val="0000FF"/>
                <w:szCs w:val="24"/>
                <w:lang w:val="en-US"/>
              </w:rPr>
              <w:t>end</w:t>
            </w:r>
            <w:r w:rsidRPr="00B75994">
              <w:rPr>
                <w:color w:val="333333"/>
                <w:szCs w:val="24"/>
                <w:lang w:val="en-US"/>
              </w:rPr>
              <w:t xml:space="preserve"> </w:t>
            </w:r>
            <w:proofErr w:type="gramStart"/>
            <w:r w:rsidRPr="00B75994">
              <w:rPr>
                <w:color w:val="0000FF"/>
                <w:szCs w:val="24"/>
                <w:lang w:val="en-US"/>
              </w:rPr>
              <w:t>if</w:t>
            </w:r>
            <w:r w:rsidRPr="00B75994">
              <w:rPr>
                <w:color w:val="333333"/>
                <w:szCs w:val="24"/>
                <w:lang w:val="en-US"/>
              </w:rPr>
              <w:t>;</w:t>
            </w:r>
            <w:proofErr w:type="gramEnd"/>
          </w:p>
          <w:p w14:paraId="06A98782" w14:textId="77777777" w:rsidR="00466EBE" w:rsidRPr="00B75994" w:rsidRDefault="00466EBE"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p>
          <w:p w14:paraId="30C0288C" w14:textId="77777777" w:rsidR="00466EBE" w:rsidRPr="00B75994" w:rsidRDefault="00466EBE"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proofErr w:type="gramStart"/>
            <w:r w:rsidRPr="00B75994">
              <w:rPr>
                <w:color w:val="0000FF"/>
                <w:szCs w:val="24"/>
                <w:lang w:val="en-US"/>
              </w:rPr>
              <w:t>if</w:t>
            </w:r>
            <w:r w:rsidRPr="00B75994">
              <w:rPr>
                <w:color w:val="333333"/>
                <w:szCs w:val="24"/>
                <w:lang w:val="en-US"/>
              </w:rPr>
              <w:t>;</w:t>
            </w:r>
            <w:proofErr w:type="gramEnd"/>
          </w:p>
          <w:p w14:paraId="56E03DAD" w14:textId="77777777" w:rsidR="00466EBE" w:rsidRPr="00B75994" w:rsidRDefault="00466EBE"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proofErr w:type="gramStart"/>
            <w:r w:rsidRPr="00B75994">
              <w:rPr>
                <w:color w:val="0000FF"/>
                <w:szCs w:val="24"/>
                <w:lang w:val="en-US"/>
              </w:rPr>
              <w:t>if</w:t>
            </w:r>
            <w:r w:rsidRPr="00B75994">
              <w:rPr>
                <w:color w:val="333333"/>
                <w:szCs w:val="24"/>
                <w:lang w:val="en-US"/>
              </w:rPr>
              <w:t>;</w:t>
            </w:r>
            <w:proofErr w:type="gramEnd"/>
          </w:p>
          <w:p w14:paraId="73AB063D" w14:textId="77777777" w:rsidR="00466EBE" w:rsidRPr="00B75994" w:rsidRDefault="00466EBE"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lang w:val="en-US"/>
              </w:rPr>
              <w:t xml:space="preserve">  </w:t>
            </w:r>
            <w:r w:rsidRPr="00B75994">
              <w:rPr>
                <w:color w:val="0000FF"/>
                <w:szCs w:val="24"/>
              </w:rPr>
              <w:t>end</w:t>
            </w:r>
            <w:r w:rsidRPr="00B75994">
              <w:rPr>
                <w:color w:val="333333"/>
                <w:szCs w:val="24"/>
              </w:rPr>
              <w:t xml:space="preserve"> </w:t>
            </w:r>
            <w:proofErr w:type="spellStart"/>
            <w:r w:rsidRPr="00B75994">
              <w:rPr>
                <w:color w:val="0000FF"/>
                <w:szCs w:val="24"/>
              </w:rPr>
              <w:t>process</w:t>
            </w:r>
            <w:proofErr w:type="spellEnd"/>
            <w:r w:rsidRPr="00B75994">
              <w:rPr>
                <w:color w:val="333333"/>
                <w:szCs w:val="24"/>
              </w:rPr>
              <w:t>;</w:t>
            </w:r>
          </w:p>
        </w:tc>
      </w:tr>
    </w:tbl>
    <w:p w14:paraId="3B4882AC" w14:textId="16800375" w:rsidR="00A21C97" w:rsidRDefault="00802063" w:rsidP="00802063">
      <w:pPr>
        <w:pStyle w:val="Legenda"/>
        <w:rPr>
          <w:szCs w:val="24"/>
        </w:rPr>
      </w:pPr>
      <w:bookmarkStart w:id="52" w:name="_Toc187660632"/>
      <w:r>
        <w:lastRenderedPageBreak/>
        <w:t xml:space="preserve">Kod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Kod_ \* ARABIC \s 1 </w:instrText>
      </w:r>
      <w:r>
        <w:fldChar w:fldCharType="separate"/>
      </w:r>
      <w:r>
        <w:rPr>
          <w:noProof/>
        </w:rPr>
        <w:t>9</w:t>
      </w:r>
      <w:r>
        <w:rPr>
          <w:noProof/>
        </w:rPr>
        <w:fldChar w:fldCharType="end"/>
      </w:r>
      <w:r>
        <w:t xml:space="preserve"> </w:t>
      </w:r>
      <w:proofErr w:type="spellStart"/>
      <w:r w:rsidRPr="00B75994">
        <w:rPr>
          <w:color w:val="333333"/>
          <w:szCs w:val="24"/>
        </w:rPr>
        <w:t>roces</w:t>
      </w:r>
      <w:proofErr w:type="spellEnd"/>
      <w:r w:rsidRPr="00B75994">
        <w:rPr>
          <w:color w:val="333333"/>
          <w:szCs w:val="24"/>
        </w:rPr>
        <w:t xml:space="preserve"> określający szerokość impulsu</w:t>
      </w:r>
      <w:bookmarkEnd w:id="52"/>
    </w:p>
    <w:p w14:paraId="0C505D3B" w14:textId="77777777" w:rsidR="00802063" w:rsidRPr="00B75994" w:rsidRDefault="00802063" w:rsidP="00802063">
      <w:pPr>
        <w:pStyle w:val="Tekstpods"/>
        <w:spacing w:after="0" w:line="360" w:lineRule="auto"/>
        <w:ind w:firstLine="0"/>
        <w:rPr>
          <w:szCs w:val="24"/>
        </w:rPr>
      </w:pPr>
    </w:p>
    <w:p w14:paraId="5DFE6531" w14:textId="77777777" w:rsidR="00130A42" w:rsidRPr="00B75994" w:rsidRDefault="00130A42" w:rsidP="00B75994">
      <w:pPr>
        <w:spacing w:line="360" w:lineRule="auto"/>
        <w:contextualSpacing/>
        <w:jc w:val="both"/>
        <w:rPr>
          <w:szCs w:val="24"/>
        </w:rPr>
      </w:pPr>
      <w:r w:rsidRPr="00B75994">
        <w:rPr>
          <w:szCs w:val="24"/>
        </w:rPr>
        <w:t>Opis działania:</w:t>
      </w:r>
    </w:p>
    <w:p w14:paraId="037D02B7" w14:textId="77777777" w:rsidR="00130A42" w:rsidRPr="00B75994" w:rsidRDefault="00130A42" w:rsidP="00B75994">
      <w:pPr>
        <w:numPr>
          <w:ilvl w:val="0"/>
          <w:numId w:val="41"/>
        </w:numPr>
        <w:overflowPunct/>
        <w:autoSpaceDE/>
        <w:autoSpaceDN/>
        <w:adjustRightInd/>
        <w:spacing w:line="360" w:lineRule="auto"/>
        <w:contextualSpacing/>
        <w:jc w:val="both"/>
        <w:textAlignment w:val="auto"/>
        <w:rPr>
          <w:szCs w:val="24"/>
        </w:rPr>
      </w:pPr>
      <w:r w:rsidRPr="00B75994">
        <w:rPr>
          <w:b/>
          <w:bCs/>
          <w:szCs w:val="24"/>
        </w:rPr>
        <w:t>Funkcja </w:t>
      </w:r>
      <w:proofErr w:type="spellStart"/>
      <w:r w:rsidRPr="00B75994">
        <w:rPr>
          <w:szCs w:val="24"/>
        </w:rPr>
        <w:t>cycles_per_us</w:t>
      </w:r>
      <w:proofErr w:type="spellEnd"/>
      <w:r w:rsidRPr="00B75994">
        <w:rPr>
          <w:szCs w:val="24"/>
        </w:rPr>
        <w:t>: Oblicza liczbę cykli zegara potrzebnych do uzyskania określonego czasu trwania impulsu w mikrosekundach.</w:t>
      </w:r>
    </w:p>
    <w:p w14:paraId="6DDDD35C" w14:textId="77777777" w:rsidR="00130A42" w:rsidRPr="00B75994" w:rsidRDefault="00130A42" w:rsidP="00B75994">
      <w:pPr>
        <w:numPr>
          <w:ilvl w:val="0"/>
          <w:numId w:val="41"/>
        </w:numPr>
        <w:overflowPunct/>
        <w:autoSpaceDE/>
        <w:autoSpaceDN/>
        <w:adjustRightInd/>
        <w:spacing w:line="360" w:lineRule="auto"/>
        <w:contextualSpacing/>
        <w:jc w:val="both"/>
        <w:textAlignment w:val="auto"/>
        <w:rPr>
          <w:szCs w:val="24"/>
        </w:rPr>
      </w:pPr>
      <w:r w:rsidRPr="00B75994">
        <w:rPr>
          <w:b/>
          <w:bCs/>
          <w:szCs w:val="24"/>
        </w:rPr>
        <w:t>Stałe czasowe</w:t>
      </w:r>
      <w:r w:rsidRPr="00B75994">
        <w:rPr>
          <w:szCs w:val="24"/>
        </w:rPr>
        <w:t>:</w:t>
      </w:r>
    </w:p>
    <w:p w14:paraId="7202690E" w14:textId="77777777" w:rsidR="00130A42" w:rsidRPr="00B75994" w:rsidRDefault="00130A42" w:rsidP="00B75994">
      <w:pPr>
        <w:numPr>
          <w:ilvl w:val="1"/>
          <w:numId w:val="41"/>
        </w:numPr>
        <w:overflowPunct/>
        <w:autoSpaceDE/>
        <w:autoSpaceDN/>
        <w:adjustRightInd/>
        <w:spacing w:line="360" w:lineRule="auto"/>
        <w:contextualSpacing/>
        <w:jc w:val="both"/>
        <w:textAlignment w:val="auto"/>
        <w:rPr>
          <w:szCs w:val="24"/>
        </w:rPr>
      </w:pPr>
      <w:proofErr w:type="spellStart"/>
      <w:r w:rsidRPr="00B75994">
        <w:rPr>
          <w:szCs w:val="24"/>
        </w:rPr>
        <w:t>min_count</w:t>
      </w:r>
      <w:proofErr w:type="spellEnd"/>
      <w:r w:rsidRPr="00B75994">
        <w:rPr>
          <w:b/>
          <w:bCs/>
          <w:szCs w:val="24"/>
        </w:rPr>
        <w:t> i </w:t>
      </w:r>
      <w:proofErr w:type="spellStart"/>
      <w:r w:rsidRPr="00B75994">
        <w:rPr>
          <w:szCs w:val="24"/>
        </w:rPr>
        <w:t>max_count</w:t>
      </w:r>
      <w:proofErr w:type="spellEnd"/>
      <w:r w:rsidRPr="00B75994">
        <w:rPr>
          <w:szCs w:val="24"/>
        </w:rPr>
        <w:t>: odpowiadają liczbie cykli zegara dla minimalnej i maksymalnej szerokości impulsu PWM.</w:t>
      </w:r>
    </w:p>
    <w:p w14:paraId="61852902" w14:textId="77777777" w:rsidR="00130A42" w:rsidRPr="00B75994" w:rsidRDefault="00130A42" w:rsidP="00B75994">
      <w:pPr>
        <w:numPr>
          <w:ilvl w:val="1"/>
          <w:numId w:val="41"/>
        </w:numPr>
        <w:overflowPunct/>
        <w:autoSpaceDE/>
        <w:autoSpaceDN/>
        <w:adjustRightInd/>
        <w:spacing w:line="360" w:lineRule="auto"/>
        <w:contextualSpacing/>
        <w:jc w:val="both"/>
        <w:textAlignment w:val="auto"/>
        <w:rPr>
          <w:szCs w:val="24"/>
        </w:rPr>
      </w:pPr>
      <w:proofErr w:type="spellStart"/>
      <w:r w:rsidRPr="00B75994">
        <w:rPr>
          <w:szCs w:val="24"/>
        </w:rPr>
        <w:t>step_us</w:t>
      </w:r>
      <w:proofErr w:type="spellEnd"/>
      <w:r w:rsidRPr="00B75994">
        <w:rPr>
          <w:szCs w:val="24"/>
        </w:rPr>
        <w:t>: krok czasowy w mikrosekundach dla pozycji między minimalną a maksymalną.</w:t>
      </w:r>
    </w:p>
    <w:p w14:paraId="4C83135C" w14:textId="6E0BB633" w:rsidR="00130A42" w:rsidRPr="00B75994" w:rsidRDefault="00130A42" w:rsidP="00B75994">
      <w:pPr>
        <w:numPr>
          <w:ilvl w:val="1"/>
          <w:numId w:val="41"/>
        </w:numPr>
        <w:overflowPunct/>
        <w:autoSpaceDE/>
        <w:autoSpaceDN/>
        <w:adjustRightInd/>
        <w:spacing w:line="360" w:lineRule="auto"/>
        <w:contextualSpacing/>
        <w:jc w:val="both"/>
        <w:textAlignment w:val="auto"/>
        <w:rPr>
          <w:szCs w:val="24"/>
        </w:rPr>
      </w:pPr>
      <w:proofErr w:type="spellStart"/>
      <w:r w:rsidRPr="00B75994">
        <w:rPr>
          <w:szCs w:val="24"/>
        </w:rPr>
        <w:t>counter_max</w:t>
      </w:r>
      <w:proofErr w:type="spellEnd"/>
      <w:r w:rsidRPr="00B75994">
        <w:rPr>
          <w:szCs w:val="24"/>
        </w:rPr>
        <w:t>: maksymalna liczba cykli dla generowania sygnału PWM z częstotliwością określoną.</w:t>
      </w:r>
    </w:p>
    <w:p w14:paraId="5B8A7DE5" w14:textId="77777777" w:rsidR="00130A42" w:rsidRPr="00B75994" w:rsidRDefault="00130A42" w:rsidP="00B75994">
      <w:pPr>
        <w:numPr>
          <w:ilvl w:val="0"/>
          <w:numId w:val="41"/>
        </w:numPr>
        <w:overflowPunct/>
        <w:autoSpaceDE/>
        <w:autoSpaceDN/>
        <w:adjustRightInd/>
        <w:spacing w:line="360" w:lineRule="auto"/>
        <w:contextualSpacing/>
        <w:jc w:val="both"/>
        <w:textAlignment w:val="auto"/>
        <w:rPr>
          <w:szCs w:val="24"/>
        </w:rPr>
      </w:pPr>
      <w:r w:rsidRPr="00B75994">
        <w:rPr>
          <w:b/>
          <w:bCs/>
          <w:szCs w:val="24"/>
        </w:rPr>
        <w:t>Proces </w:t>
      </w:r>
      <w:r w:rsidRPr="00B75994">
        <w:rPr>
          <w:szCs w:val="24"/>
        </w:rPr>
        <w:t>COUNTER_PROC: Zlicza cykle zegara i resetuje licznik po osiągnięciu </w:t>
      </w:r>
      <w:proofErr w:type="spellStart"/>
      <w:r w:rsidRPr="00B75994">
        <w:rPr>
          <w:szCs w:val="24"/>
        </w:rPr>
        <w:t>counter_max</w:t>
      </w:r>
      <w:proofErr w:type="spellEnd"/>
      <w:r w:rsidRPr="00B75994">
        <w:rPr>
          <w:szCs w:val="24"/>
        </w:rPr>
        <w:t>.</w:t>
      </w:r>
    </w:p>
    <w:p w14:paraId="6B0CB359" w14:textId="77777777" w:rsidR="00130A42" w:rsidRPr="00B75994" w:rsidRDefault="00130A42" w:rsidP="00B75994">
      <w:pPr>
        <w:numPr>
          <w:ilvl w:val="0"/>
          <w:numId w:val="41"/>
        </w:numPr>
        <w:overflowPunct/>
        <w:autoSpaceDE/>
        <w:autoSpaceDN/>
        <w:adjustRightInd/>
        <w:spacing w:line="360" w:lineRule="auto"/>
        <w:contextualSpacing/>
        <w:jc w:val="both"/>
        <w:textAlignment w:val="auto"/>
        <w:rPr>
          <w:szCs w:val="24"/>
        </w:rPr>
      </w:pPr>
      <w:r w:rsidRPr="00B75994">
        <w:rPr>
          <w:b/>
          <w:bCs/>
          <w:szCs w:val="24"/>
        </w:rPr>
        <w:t>Proces </w:t>
      </w:r>
      <w:r w:rsidRPr="00B75994">
        <w:rPr>
          <w:szCs w:val="24"/>
        </w:rPr>
        <w:t>PWM_PROC: Ustawia stan sygnału PWM na podstawie porównania licznika i wartości </w:t>
      </w:r>
      <w:proofErr w:type="spellStart"/>
      <w:r w:rsidRPr="00B75994">
        <w:rPr>
          <w:szCs w:val="24"/>
        </w:rPr>
        <w:t>duty_cycle</w:t>
      </w:r>
      <w:proofErr w:type="spellEnd"/>
      <w:r w:rsidRPr="00B75994">
        <w:rPr>
          <w:szCs w:val="24"/>
        </w:rPr>
        <w:t>.</w:t>
      </w:r>
    </w:p>
    <w:p w14:paraId="61495285" w14:textId="77777777" w:rsidR="00130A42" w:rsidRPr="00B75994" w:rsidRDefault="00130A42" w:rsidP="00B75994">
      <w:pPr>
        <w:numPr>
          <w:ilvl w:val="0"/>
          <w:numId w:val="41"/>
        </w:numPr>
        <w:overflowPunct/>
        <w:autoSpaceDE/>
        <w:autoSpaceDN/>
        <w:adjustRightInd/>
        <w:spacing w:line="360" w:lineRule="auto"/>
        <w:contextualSpacing/>
        <w:jc w:val="both"/>
        <w:textAlignment w:val="auto"/>
        <w:rPr>
          <w:szCs w:val="24"/>
        </w:rPr>
      </w:pPr>
      <w:r w:rsidRPr="00B75994">
        <w:rPr>
          <w:b/>
          <w:bCs/>
          <w:szCs w:val="24"/>
        </w:rPr>
        <w:t>Proces </w:t>
      </w:r>
      <w:r w:rsidRPr="00B75994">
        <w:rPr>
          <w:szCs w:val="24"/>
        </w:rPr>
        <w:t>DUTY_CYCLE_PROC: Oblicza szerokość impulsu PWM dla danej pozycji.</w:t>
      </w:r>
    </w:p>
    <w:p w14:paraId="7194DBDC" w14:textId="77777777" w:rsidR="00582A81" w:rsidRPr="00B75994" w:rsidRDefault="00582A81" w:rsidP="00B75994">
      <w:pPr>
        <w:overflowPunct/>
        <w:autoSpaceDE/>
        <w:autoSpaceDN/>
        <w:adjustRightInd/>
        <w:spacing w:line="360" w:lineRule="auto"/>
        <w:contextualSpacing/>
        <w:jc w:val="both"/>
        <w:textAlignment w:val="auto"/>
        <w:rPr>
          <w:szCs w:val="24"/>
        </w:rPr>
      </w:pPr>
    </w:p>
    <w:p w14:paraId="0152E00E" w14:textId="6346328A" w:rsidR="00D475C6" w:rsidRPr="00B75994" w:rsidRDefault="00F77286" w:rsidP="00B75994">
      <w:pPr>
        <w:pStyle w:val="Nagwek2"/>
        <w:spacing w:after="0" w:line="360" w:lineRule="auto"/>
        <w:jc w:val="both"/>
        <w:rPr>
          <w:sz w:val="24"/>
          <w:szCs w:val="24"/>
        </w:rPr>
      </w:pPr>
      <w:bookmarkStart w:id="53" w:name="_Toc187605618"/>
      <w:r w:rsidRPr="00B75994">
        <w:rPr>
          <w:sz w:val="24"/>
          <w:szCs w:val="24"/>
        </w:rPr>
        <w:t>Kontrola pomiaru</w:t>
      </w:r>
      <w:bookmarkEnd w:id="53"/>
    </w:p>
    <w:p w14:paraId="02587377" w14:textId="1AAA3694" w:rsidR="000A535E" w:rsidRPr="00B75994" w:rsidRDefault="000A535E" w:rsidP="00B75994">
      <w:pPr>
        <w:pStyle w:val="Tekstpods"/>
        <w:spacing w:after="0" w:line="360" w:lineRule="auto"/>
        <w:rPr>
          <w:szCs w:val="24"/>
        </w:rPr>
      </w:pPr>
      <w:r w:rsidRPr="00B75994">
        <w:rPr>
          <w:szCs w:val="24"/>
        </w:rPr>
        <w:t xml:space="preserve">W celu łatwiejszej kontroli pomiaru umieściłem procesy PWM i </w:t>
      </w:r>
      <w:proofErr w:type="spellStart"/>
      <w:r w:rsidR="004B52AC" w:rsidRPr="00B75994">
        <w:rPr>
          <w:szCs w:val="24"/>
        </w:rPr>
        <w:t>Trigger_generator</w:t>
      </w:r>
      <w:proofErr w:type="spellEnd"/>
      <w:r w:rsidR="004B52AC" w:rsidRPr="00B75994">
        <w:rPr>
          <w:szCs w:val="24"/>
        </w:rPr>
        <w:t xml:space="preserve"> w jednym pliku kontrolnym, dzięki czemu łatwiej będzie kontrolować częstotliwość działania układu jak i </w:t>
      </w:r>
      <w:r w:rsidR="000E58EA" w:rsidRPr="00B75994">
        <w:rPr>
          <w:szCs w:val="24"/>
        </w:rPr>
        <w:t xml:space="preserve">sprawdzać sygnał końca kroku. </w:t>
      </w:r>
      <w:r w:rsidR="00504223" w:rsidRPr="00B75994">
        <w:rPr>
          <w:szCs w:val="24"/>
        </w:rPr>
        <w:t xml:space="preserve">Sygnał końca kroku używany jest </w:t>
      </w:r>
      <w:r w:rsidR="00E72BE2" w:rsidRPr="00B75994">
        <w:rPr>
          <w:szCs w:val="24"/>
        </w:rPr>
        <w:t xml:space="preserve">do uruchamiania licznika, który wybiera kolejną wartość pobieraną z ROM, która następnie przesyłana jest </w:t>
      </w:r>
      <w:r w:rsidR="002F12A8" w:rsidRPr="00B75994">
        <w:rPr>
          <w:szCs w:val="24"/>
        </w:rPr>
        <w:t>do procesu PWM:</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5"/>
        <w:gridCol w:w="8453"/>
      </w:tblGrid>
      <w:tr w:rsidR="002F12A8" w:rsidRPr="00B75994" w14:paraId="3E6D427A" w14:textId="77777777" w:rsidTr="00C03E98">
        <w:trPr>
          <w:tblCellSpacing w:w="15" w:type="dxa"/>
        </w:trPr>
        <w:tc>
          <w:tcPr>
            <w:tcW w:w="0" w:type="auto"/>
            <w:vAlign w:val="center"/>
            <w:hideMark/>
          </w:tcPr>
          <w:p w14:paraId="2DE492C1"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w:t>
            </w:r>
          </w:p>
          <w:p w14:paraId="34DEB7FA"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2</w:t>
            </w:r>
          </w:p>
          <w:p w14:paraId="5F44BEB2"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3</w:t>
            </w:r>
          </w:p>
          <w:p w14:paraId="6B549A70"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lastRenderedPageBreak/>
              <w:t xml:space="preserve"> 4</w:t>
            </w:r>
          </w:p>
          <w:p w14:paraId="27B5AA7B"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5</w:t>
            </w:r>
          </w:p>
          <w:p w14:paraId="7F5A0AD2"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6</w:t>
            </w:r>
          </w:p>
          <w:p w14:paraId="3C5E07D6"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7</w:t>
            </w:r>
          </w:p>
          <w:p w14:paraId="7E5F65CB"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8</w:t>
            </w:r>
          </w:p>
          <w:p w14:paraId="2CD120C5"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9</w:t>
            </w:r>
          </w:p>
          <w:p w14:paraId="6DE30180"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10</w:t>
            </w:r>
          </w:p>
          <w:p w14:paraId="38BD86D5"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11</w:t>
            </w:r>
          </w:p>
          <w:p w14:paraId="59EA729E"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12</w:t>
            </w:r>
          </w:p>
          <w:p w14:paraId="123BFE0E"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13</w:t>
            </w:r>
          </w:p>
          <w:p w14:paraId="228E0CB8"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14</w:t>
            </w:r>
          </w:p>
          <w:p w14:paraId="3E8ABA12"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15</w:t>
            </w:r>
          </w:p>
          <w:p w14:paraId="6B112C76"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16</w:t>
            </w:r>
          </w:p>
          <w:p w14:paraId="0CE3A89A"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17</w:t>
            </w:r>
          </w:p>
          <w:p w14:paraId="14C7C7A2"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18</w:t>
            </w:r>
          </w:p>
          <w:p w14:paraId="4F42415B"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19</w:t>
            </w:r>
          </w:p>
          <w:p w14:paraId="3BD2200B"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20</w:t>
            </w:r>
          </w:p>
          <w:p w14:paraId="072413A0"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21</w:t>
            </w:r>
          </w:p>
          <w:p w14:paraId="0E119B7F"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22</w:t>
            </w:r>
          </w:p>
          <w:p w14:paraId="54871DB8"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23</w:t>
            </w:r>
          </w:p>
          <w:p w14:paraId="5E8BF9BA"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24</w:t>
            </w:r>
          </w:p>
          <w:p w14:paraId="3AF84543"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25</w:t>
            </w:r>
          </w:p>
          <w:p w14:paraId="6185FC5F"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26</w:t>
            </w:r>
          </w:p>
          <w:p w14:paraId="6C2FAAF7"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27</w:t>
            </w:r>
          </w:p>
          <w:p w14:paraId="7BBEB97E"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28</w:t>
            </w:r>
          </w:p>
          <w:p w14:paraId="5EDF090A"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29</w:t>
            </w:r>
          </w:p>
          <w:p w14:paraId="2D6A9EA0"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30</w:t>
            </w:r>
          </w:p>
          <w:p w14:paraId="6E54195E"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31</w:t>
            </w:r>
          </w:p>
          <w:p w14:paraId="2B5E22A9"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32</w:t>
            </w:r>
          </w:p>
          <w:p w14:paraId="55647C71"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33</w:t>
            </w:r>
          </w:p>
          <w:p w14:paraId="0B06ED18"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34</w:t>
            </w:r>
          </w:p>
          <w:p w14:paraId="23C276BB"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35</w:t>
            </w:r>
          </w:p>
          <w:p w14:paraId="7651A292"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36</w:t>
            </w:r>
          </w:p>
          <w:p w14:paraId="34D6B58C"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37</w:t>
            </w:r>
          </w:p>
          <w:p w14:paraId="2BFF951A"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38</w:t>
            </w:r>
          </w:p>
          <w:p w14:paraId="0707C6BD"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39</w:t>
            </w:r>
          </w:p>
          <w:p w14:paraId="505FEE4A"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40</w:t>
            </w:r>
          </w:p>
          <w:p w14:paraId="0B457E7A"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41</w:t>
            </w:r>
          </w:p>
          <w:p w14:paraId="0411CFE3"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42</w:t>
            </w:r>
          </w:p>
          <w:p w14:paraId="3A60E878"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43</w:t>
            </w:r>
          </w:p>
          <w:p w14:paraId="32C3157E"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44</w:t>
            </w:r>
          </w:p>
          <w:p w14:paraId="011C4AB5"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45</w:t>
            </w:r>
          </w:p>
          <w:p w14:paraId="356AC39E"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46</w:t>
            </w:r>
          </w:p>
          <w:p w14:paraId="5BDF5146"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47</w:t>
            </w:r>
          </w:p>
          <w:p w14:paraId="213DDDAC"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48</w:t>
            </w:r>
          </w:p>
          <w:p w14:paraId="5D6DD0E5"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49</w:t>
            </w:r>
          </w:p>
          <w:p w14:paraId="58F3D0FC"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50</w:t>
            </w:r>
          </w:p>
          <w:p w14:paraId="1CA52DB0"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51</w:t>
            </w:r>
          </w:p>
          <w:p w14:paraId="07D68020"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52</w:t>
            </w:r>
          </w:p>
          <w:p w14:paraId="4AFDEE2B"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53</w:t>
            </w:r>
          </w:p>
          <w:p w14:paraId="0AA6B759"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lastRenderedPageBreak/>
              <w:t>54</w:t>
            </w:r>
          </w:p>
          <w:p w14:paraId="38D48F00"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55</w:t>
            </w:r>
          </w:p>
          <w:p w14:paraId="4D7EB948"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56</w:t>
            </w:r>
          </w:p>
          <w:p w14:paraId="1196E789"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57</w:t>
            </w:r>
          </w:p>
          <w:p w14:paraId="653D2738"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58</w:t>
            </w:r>
          </w:p>
          <w:p w14:paraId="76166EE0"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59</w:t>
            </w:r>
          </w:p>
          <w:p w14:paraId="12B2CEA1"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60</w:t>
            </w:r>
          </w:p>
          <w:p w14:paraId="29F64901" w14:textId="77777777" w:rsidR="00C03E98" w:rsidRPr="00B75994" w:rsidRDefault="00C03E9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61</w:t>
            </w:r>
          </w:p>
          <w:p w14:paraId="55A877EB" w14:textId="57C1AB27" w:rsidR="00C03E98" w:rsidRPr="00B75994" w:rsidRDefault="00C03E9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p>
        </w:tc>
        <w:tc>
          <w:tcPr>
            <w:tcW w:w="0" w:type="auto"/>
            <w:vAlign w:val="center"/>
            <w:hideMark/>
          </w:tcPr>
          <w:p w14:paraId="3B0D459E"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lastRenderedPageBreak/>
              <w:t xml:space="preserve">  </w:t>
            </w:r>
            <w:proofErr w:type="spellStart"/>
            <w:r w:rsidRPr="00B75994">
              <w:rPr>
                <w:color w:val="0000FF"/>
                <w:szCs w:val="24"/>
              </w:rPr>
              <w:t>signal</w:t>
            </w:r>
            <w:proofErr w:type="spellEnd"/>
            <w:r w:rsidRPr="00B75994">
              <w:rPr>
                <w:color w:val="333333"/>
                <w:szCs w:val="24"/>
              </w:rPr>
              <w:t xml:space="preserve"> </w:t>
            </w:r>
            <w:proofErr w:type="spellStart"/>
            <w:r w:rsidRPr="00B75994">
              <w:rPr>
                <w:color w:val="333333"/>
                <w:szCs w:val="24"/>
              </w:rPr>
              <w:t>step_</w:t>
            </w:r>
            <w:proofErr w:type="gramStart"/>
            <w:r w:rsidRPr="00B75994">
              <w:rPr>
                <w:color w:val="333333"/>
                <w:szCs w:val="24"/>
              </w:rPr>
              <w:t>done</w:t>
            </w:r>
            <w:proofErr w:type="spellEnd"/>
            <w:r w:rsidRPr="00B75994">
              <w:rPr>
                <w:color w:val="333333"/>
                <w:szCs w:val="24"/>
              </w:rPr>
              <w:t xml:space="preserve"> :</w:t>
            </w:r>
            <w:proofErr w:type="gramEnd"/>
            <w:r w:rsidRPr="00B75994">
              <w:rPr>
                <w:color w:val="333333"/>
                <w:szCs w:val="24"/>
              </w:rPr>
              <w:t xml:space="preserve"> </w:t>
            </w:r>
            <w:proofErr w:type="spellStart"/>
            <w:r w:rsidRPr="00B75994">
              <w:rPr>
                <w:color w:val="2B91AF"/>
                <w:szCs w:val="24"/>
              </w:rPr>
              <w:t>std_logic</w:t>
            </w:r>
            <w:proofErr w:type="spellEnd"/>
            <w:r w:rsidRPr="00B75994">
              <w:rPr>
                <w:color w:val="333333"/>
                <w:szCs w:val="24"/>
              </w:rPr>
              <w:t xml:space="preserve">;        </w:t>
            </w:r>
            <w:r w:rsidRPr="00B75994">
              <w:rPr>
                <w:color w:val="008000"/>
                <w:szCs w:val="24"/>
              </w:rPr>
              <w:t>-- sprawdza czy krok jest skończony</w:t>
            </w:r>
          </w:p>
          <w:p w14:paraId="073490AC"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proofErr w:type="spellStart"/>
            <w:r w:rsidRPr="00B75994">
              <w:rPr>
                <w:color w:val="0000FF"/>
                <w:szCs w:val="24"/>
              </w:rPr>
              <w:t>signal</w:t>
            </w:r>
            <w:proofErr w:type="spellEnd"/>
            <w:r w:rsidRPr="00B75994">
              <w:rPr>
                <w:color w:val="333333"/>
                <w:szCs w:val="24"/>
              </w:rPr>
              <w:t xml:space="preserve"> </w:t>
            </w:r>
            <w:proofErr w:type="spellStart"/>
            <w:proofErr w:type="gramStart"/>
            <w:r w:rsidRPr="00B75994">
              <w:rPr>
                <w:color w:val="333333"/>
                <w:szCs w:val="24"/>
              </w:rPr>
              <w:t>cnt</w:t>
            </w:r>
            <w:proofErr w:type="spellEnd"/>
            <w:r w:rsidRPr="00B75994">
              <w:rPr>
                <w:color w:val="333333"/>
                <w:szCs w:val="24"/>
              </w:rPr>
              <w:t xml:space="preserve"> :</w:t>
            </w:r>
            <w:proofErr w:type="gramEnd"/>
            <w:r w:rsidRPr="00B75994">
              <w:rPr>
                <w:color w:val="333333"/>
                <w:szCs w:val="24"/>
              </w:rPr>
              <w:t xml:space="preserve"> </w:t>
            </w:r>
            <w:proofErr w:type="spellStart"/>
            <w:r w:rsidRPr="00B75994">
              <w:rPr>
                <w:color w:val="2B91AF"/>
                <w:szCs w:val="24"/>
              </w:rPr>
              <w:t>std_logic_vector</w:t>
            </w:r>
            <w:proofErr w:type="spellEnd"/>
            <w:r w:rsidRPr="00B75994">
              <w:rPr>
                <w:color w:val="333333"/>
                <w:szCs w:val="24"/>
              </w:rPr>
              <w:t xml:space="preserve">(5 </w:t>
            </w:r>
            <w:proofErr w:type="spellStart"/>
            <w:r w:rsidRPr="00B75994">
              <w:rPr>
                <w:color w:val="0000FF"/>
                <w:szCs w:val="24"/>
              </w:rPr>
              <w:t>downto</w:t>
            </w:r>
            <w:proofErr w:type="spellEnd"/>
            <w:r w:rsidRPr="00B75994">
              <w:rPr>
                <w:color w:val="333333"/>
                <w:szCs w:val="24"/>
              </w:rPr>
              <w:t xml:space="preserve"> 0);  </w:t>
            </w:r>
            <w:r w:rsidRPr="00B75994">
              <w:rPr>
                <w:color w:val="008000"/>
                <w:szCs w:val="24"/>
              </w:rPr>
              <w:t>-- Sygnalizuje obecny stan licznika</w:t>
            </w:r>
          </w:p>
          <w:p w14:paraId="069EDAE6"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rPr>
              <w:t xml:space="preserve">  </w:t>
            </w:r>
            <w:r w:rsidRPr="00B75994">
              <w:rPr>
                <w:color w:val="0000FF"/>
                <w:szCs w:val="24"/>
                <w:lang w:val="en-US"/>
              </w:rPr>
              <w:t>signal</w:t>
            </w:r>
            <w:r w:rsidRPr="00B75994">
              <w:rPr>
                <w:color w:val="333333"/>
                <w:szCs w:val="24"/>
                <w:lang w:val="en-US"/>
              </w:rPr>
              <w:t xml:space="preserve"> </w:t>
            </w:r>
            <w:proofErr w:type="spellStart"/>
            <w:proofErr w:type="gramStart"/>
            <w:r w:rsidRPr="00B75994">
              <w:rPr>
                <w:color w:val="333333"/>
                <w:szCs w:val="24"/>
                <w:lang w:val="en-US"/>
              </w:rPr>
              <w:t>rst</w:t>
            </w:r>
            <w:proofErr w:type="spellEnd"/>
            <w:r w:rsidRPr="00B75994">
              <w:rPr>
                <w:color w:val="333333"/>
                <w:szCs w:val="24"/>
                <w:lang w:val="en-US"/>
              </w:rPr>
              <w:t xml:space="preserve"> :</w:t>
            </w:r>
            <w:proofErr w:type="gramEnd"/>
            <w:r w:rsidRPr="00B75994">
              <w:rPr>
                <w:color w:val="333333"/>
                <w:szCs w:val="24"/>
                <w:lang w:val="en-US"/>
              </w:rPr>
              <w:t xml:space="preserve"> </w:t>
            </w:r>
            <w:proofErr w:type="spellStart"/>
            <w:r w:rsidRPr="00B75994">
              <w:rPr>
                <w:color w:val="2B91AF"/>
                <w:szCs w:val="24"/>
                <w:lang w:val="en-US"/>
              </w:rPr>
              <w:t>std_logic</w:t>
            </w:r>
            <w:proofErr w:type="spellEnd"/>
            <w:r w:rsidRPr="00B75994">
              <w:rPr>
                <w:color w:val="333333"/>
                <w:szCs w:val="24"/>
                <w:lang w:val="en-US"/>
              </w:rPr>
              <w:t>;</w:t>
            </w:r>
          </w:p>
          <w:p w14:paraId="174056D0"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lastRenderedPageBreak/>
              <w:t xml:space="preserve">  </w:t>
            </w:r>
            <w:r w:rsidRPr="00B75994">
              <w:rPr>
                <w:color w:val="0000FF"/>
                <w:szCs w:val="24"/>
                <w:lang w:val="en-US"/>
              </w:rPr>
              <w:t>signal</w:t>
            </w:r>
            <w:r w:rsidRPr="00B75994">
              <w:rPr>
                <w:color w:val="333333"/>
                <w:szCs w:val="24"/>
                <w:lang w:val="en-US"/>
              </w:rPr>
              <w:t xml:space="preserve"> </w:t>
            </w:r>
            <w:proofErr w:type="gramStart"/>
            <w:r w:rsidRPr="00B75994">
              <w:rPr>
                <w:color w:val="333333"/>
                <w:szCs w:val="24"/>
                <w:lang w:val="en-US"/>
              </w:rPr>
              <w:t>count :</w:t>
            </w:r>
            <w:proofErr w:type="gramEnd"/>
            <w:r w:rsidRPr="00B75994">
              <w:rPr>
                <w:color w:val="333333"/>
                <w:szCs w:val="24"/>
                <w:lang w:val="en-US"/>
              </w:rPr>
              <w:t xml:space="preserve"> </w:t>
            </w:r>
            <w:proofErr w:type="spellStart"/>
            <w:r w:rsidRPr="00B75994">
              <w:rPr>
                <w:color w:val="2B91AF"/>
                <w:szCs w:val="24"/>
                <w:lang w:val="en-US"/>
              </w:rPr>
              <w:t>std_logic_vector</w:t>
            </w:r>
            <w:proofErr w:type="spellEnd"/>
            <w:r w:rsidRPr="00B75994">
              <w:rPr>
                <w:color w:val="333333"/>
                <w:szCs w:val="24"/>
                <w:lang w:val="en-US"/>
              </w:rPr>
              <w:t xml:space="preserve">(20 </w:t>
            </w:r>
            <w:proofErr w:type="spellStart"/>
            <w:r w:rsidRPr="00B75994">
              <w:rPr>
                <w:color w:val="0000FF"/>
                <w:szCs w:val="24"/>
                <w:lang w:val="en-US"/>
              </w:rPr>
              <w:t>downto</w:t>
            </w:r>
            <w:proofErr w:type="spellEnd"/>
            <w:r w:rsidRPr="00B75994">
              <w:rPr>
                <w:color w:val="333333"/>
                <w:szCs w:val="24"/>
                <w:lang w:val="en-US"/>
              </w:rPr>
              <w:t xml:space="preserve"> 0);</w:t>
            </w:r>
          </w:p>
          <w:p w14:paraId="1A4F3851"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lang w:val="en-US"/>
              </w:rPr>
              <w:t xml:space="preserve">  </w:t>
            </w:r>
            <w:proofErr w:type="spellStart"/>
            <w:r w:rsidRPr="00B75994">
              <w:rPr>
                <w:color w:val="0000FF"/>
                <w:szCs w:val="24"/>
              </w:rPr>
              <w:t>signal</w:t>
            </w:r>
            <w:proofErr w:type="spellEnd"/>
            <w:r w:rsidRPr="00B75994">
              <w:rPr>
                <w:color w:val="333333"/>
                <w:szCs w:val="24"/>
              </w:rPr>
              <w:t xml:space="preserve"> </w:t>
            </w:r>
            <w:proofErr w:type="spellStart"/>
            <w:proofErr w:type="gramStart"/>
            <w:r w:rsidRPr="00B75994">
              <w:rPr>
                <w:color w:val="333333"/>
                <w:szCs w:val="24"/>
              </w:rPr>
              <w:t>position</w:t>
            </w:r>
            <w:proofErr w:type="spellEnd"/>
            <w:r w:rsidRPr="00B75994">
              <w:rPr>
                <w:color w:val="333333"/>
                <w:szCs w:val="24"/>
              </w:rPr>
              <w:t xml:space="preserve"> :</w:t>
            </w:r>
            <w:proofErr w:type="gramEnd"/>
            <w:r w:rsidRPr="00B75994">
              <w:rPr>
                <w:color w:val="333333"/>
                <w:szCs w:val="24"/>
              </w:rPr>
              <w:t xml:space="preserve"> </w:t>
            </w:r>
            <w:proofErr w:type="spellStart"/>
            <w:r w:rsidRPr="00B75994">
              <w:rPr>
                <w:color w:val="2B91AF"/>
                <w:szCs w:val="24"/>
              </w:rPr>
              <w:t>std_logic_vector</w:t>
            </w:r>
            <w:proofErr w:type="spellEnd"/>
            <w:r w:rsidRPr="00B75994">
              <w:rPr>
                <w:color w:val="333333"/>
                <w:szCs w:val="24"/>
              </w:rPr>
              <w:t xml:space="preserve">(7 </w:t>
            </w:r>
            <w:proofErr w:type="spellStart"/>
            <w:r w:rsidRPr="00B75994">
              <w:rPr>
                <w:color w:val="0000FF"/>
                <w:szCs w:val="24"/>
              </w:rPr>
              <w:t>downto</w:t>
            </w:r>
            <w:proofErr w:type="spellEnd"/>
            <w:r w:rsidRPr="00B75994">
              <w:rPr>
                <w:color w:val="333333"/>
                <w:szCs w:val="24"/>
              </w:rPr>
              <w:t xml:space="preserve"> 0);  </w:t>
            </w:r>
            <w:r w:rsidRPr="00B75994">
              <w:rPr>
                <w:color w:val="008000"/>
                <w:szCs w:val="24"/>
              </w:rPr>
              <w:t>-- Pozycja w zakresie od 0 do 255</w:t>
            </w:r>
          </w:p>
          <w:p w14:paraId="6C302B3A"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proofErr w:type="spellStart"/>
            <w:r w:rsidRPr="00B75994">
              <w:rPr>
                <w:color w:val="0000FF"/>
                <w:szCs w:val="24"/>
              </w:rPr>
              <w:t>signal</w:t>
            </w:r>
            <w:proofErr w:type="spellEnd"/>
            <w:r w:rsidRPr="00B75994">
              <w:rPr>
                <w:color w:val="333333"/>
                <w:szCs w:val="24"/>
              </w:rPr>
              <w:t xml:space="preserve"> </w:t>
            </w:r>
            <w:proofErr w:type="spellStart"/>
            <w:r w:rsidRPr="00B75994">
              <w:rPr>
                <w:color w:val="333333"/>
                <w:szCs w:val="24"/>
              </w:rPr>
              <w:t>rom_</w:t>
            </w:r>
            <w:proofErr w:type="gramStart"/>
            <w:r w:rsidRPr="00B75994">
              <w:rPr>
                <w:color w:val="333333"/>
                <w:szCs w:val="24"/>
              </w:rPr>
              <w:t>addr</w:t>
            </w:r>
            <w:proofErr w:type="spellEnd"/>
            <w:r w:rsidRPr="00B75994">
              <w:rPr>
                <w:color w:val="333333"/>
                <w:szCs w:val="24"/>
              </w:rPr>
              <w:t xml:space="preserve"> :</w:t>
            </w:r>
            <w:proofErr w:type="gramEnd"/>
            <w:r w:rsidRPr="00B75994">
              <w:rPr>
                <w:color w:val="333333"/>
                <w:szCs w:val="24"/>
              </w:rPr>
              <w:t xml:space="preserve"> </w:t>
            </w:r>
            <w:proofErr w:type="spellStart"/>
            <w:r w:rsidRPr="00B75994">
              <w:rPr>
                <w:color w:val="2B91AF"/>
                <w:szCs w:val="24"/>
              </w:rPr>
              <w:t>std_logic_vector</w:t>
            </w:r>
            <w:proofErr w:type="spellEnd"/>
            <w:r w:rsidRPr="00B75994">
              <w:rPr>
                <w:color w:val="333333"/>
                <w:szCs w:val="24"/>
              </w:rPr>
              <w:t xml:space="preserve">(7 </w:t>
            </w:r>
            <w:proofErr w:type="spellStart"/>
            <w:r w:rsidRPr="00B75994">
              <w:rPr>
                <w:color w:val="0000FF"/>
                <w:szCs w:val="24"/>
              </w:rPr>
              <w:t>downto</w:t>
            </w:r>
            <w:proofErr w:type="spellEnd"/>
            <w:r w:rsidRPr="00B75994">
              <w:rPr>
                <w:color w:val="333333"/>
                <w:szCs w:val="24"/>
              </w:rPr>
              <w:t xml:space="preserve"> 0);   </w:t>
            </w:r>
            <w:r w:rsidRPr="00B75994">
              <w:rPr>
                <w:color w:val="008000"/>
                <w:szCs w:val="24"/>
              </w:rPr>
              <w:t>-- Adres dla pamięci ROM</w:t>
            </w:r>
          </w:p>
          <w:p w14:paraId="0EF74BEE"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proofErr w:type="spellStart"/>
            <w:r w:rsidRPr="00B75994">
              <w:rPr>
                <w:color w:val="0000FF"/>
                <w:szCs w:val="24"/>
              </w:rPr>
              <w:t>signal</w:t>
            </w:r>
            <w:proofErr w:type="spellEnd"/>
            <w:r w:rsidRPr="00B75994">
              <w:rPr>
                <w:color w:val="333333"/>
                <w:szCs w:val="24"/>
              </w:rPr>
              <w:t xml:space="preserve"> </w:t>
            </w:r>
            <w:proofErr w:type="spellStart"/>
            <w:r w:rsidRPr="00B75994">
              <w:rPr>
                <w:color w:val="333333"/>
                <w:szCs w:val="24"/>
              </w:rPr>
              <w:t>rom_</w:t>
            </w:r>
            <w:proofErr w:type="gramStart"/>
            <w:r w:rsidRPr="00B75994">
              <w:rPr>
                <w:color w:val="333333"/>
                <w:szCs w:val="24"/>
              </w:rPr>
              <w:t>data</w:t>
            </w:r>
            <w:proofErr w:type="spellEnd"/>
            <w:r w:rsidRPr="00B75994">
              <w:rPr>
                <w:color w:val="333333"/>
                <w:szCs w:val="24"/>
              </w:rPr>
              <w:t xml:space="preserve"> :</w:t>
            </w:r>
            <w:proofErr w:type="gramEnd"/>
            <w:r w:rsidRPr="00B75994">
              <w:rPr>
                <w:color w:val="333333"/>
                <w:szCs w:val="24"/>
              </w:rPr>
              <w:t xml:space="preserve"> </w:t>
            </w:r>
            <w:proofErr w:type="spellStart"/>
            <w:r w:rsidRPr="00B75994">
              <w:rPr>
                <w:color w:val="2B91AF"/>
                <w:szCs w:val="24"/>
              </w:rPr>
              <w:t>std_logic_vector</w:t>
            </w:r>
            <w:proofErr w:type="spellEnd"/>
            <w:r w:rsidRPr="00B75994">
              <w:rPr>
                <w:color w:val="333333"/>
                <w:szCs w:val="24"/>
              </w:rPr>
              <w:t xml:space="preserve">(7 </w:t>
            </w:r>
            <w:proofErr w:type="spellStart"/>
            <w:r w:rsidRPr="00B75994">
              <w:rPr>
                <w:color w:val="0000FF"/>
                <w:szCs w:val="24"/>
              </w:rPr>
              <w:t>downto</w:t>
            </w:r>
            <w:proofErr w:type="spellEnd"/>
            <w:r w:rsidRPr="00B75994">
              <w:rPr>
                <w:color w:val="333333"/>
                <w:szCs w:val="24"/>
              </w:rPr>
              <w:t xml:space="preserve"> 0);   </w:t>
            </w:r>
            <w:r w:rsidRPr="00B75994">
              <w:rPr>
                <w:color w:val="008000"/>
                <w:szCs w:val="24"/>
              </w:rPr>
              <w:t>-- Dane z pamięci ROM</w:t>
            </w:r>
          </w:p>
          <w:p w14:paraId="4028A6AD"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rPr>
              <w:t xml:space="preserve">  </w:t>
            </w:r>
            <w:r w:rsidRPr="00B75994">
              <w:rPr>
                <w:color w:val="0000FF"/>
                <w:szCs w:val="24"/>
                <w:lang w:val="en-US"/>
              </w:rPr>
              <w:t>signal</w:t>
            </w:r>
            <w:r w:rsidRPr="00B75994">
              <w:rPr>
                <w:color w:val="333333"/>
                <w:szCs w:val="24"/>
                <w:lang w:val="en-US"/>
              </w:rPr>
              <w:t xml:space="preserve"> </w:t>
            </w:r>
            <w:proofErr w:type="spellStart"/>
            <w:r w:rsidRPr="00B75994">
              <w:rPr>
                <w:color w:val="333333"/>
                <w:szCs w:val="24"/>
                <w:lang w:val="en-US"/>
              </w:rPr>
              <w:t>trig_</w:t>
            </w:r>
            <w:proofErr w:type="gramStart"/>
            <w:r w:rsidRPr="00B75994">
              <w:rPr>
                <w:color w:val="333333"/>
                <w:szCs w:val="24"/>
                <w:lang w:val="en-US"/>
              </w:rPr>
              <w:t>cnt</w:t>
            </w:r>
            <w:proofErr w:type="spellEnd"/>
            <w:r w:rsidRPr="00B75994">
              <w:rPr>
                <w:color w:val="333333"/>
                <w:szCs w:val="24"/>
                <w:lang w:val="en-US"/>
              </w:rPr>
              <w:t xml:space="preserve"> :</w:t>
            </w:r>
            <w:proofErr w:type="gramEnd"/>
            <w:r w:rsidRPr="00B75994">
              <w:rPr>
                <w:color w:val="333333"/>
                <w:szCs w:val="24"/>
                <w:lang w:val="en-US"/>
              </w:rPr>
              <w:t xml:space="preserve"> </w:t>
            </w:r>
            <w:proofErr w:type="spellStart"/>
            <w:r w:rsidRPr="00B75994">
              <w:rPr>
                <w:color w:val="2B91AF"/>
                <w:szCs w:val="24"/>
                <w:lang w:val="en-US"/>
              </w:rPr>
              <w:t>std_logic_vector</w:t>
            </w:r>
            <w:proofErr w:type="spellEnd"/>
            <w:r w:rsidRPr="00B75994">
              <w:rPr>
                <w:color w:val="333333"/>
                <w:szCs w:val="24"/>
                <w:lang w:val="en-US"/>
              </w:rPr>
              <w:t xml:space="preserve">(20 </w:t>
            </w:r>
            <w:proofErr w:type="spellStart"/>
            <w:r w:rsidRPr="00B75994">
              <w:rPr>
                <w:color w:val="0000FF"/>
                <w:szCs w:val="24"/>
                <w:lang w:val="en-US"/>
              </w:rPr>
              <w:t>downto</w:t>
            </w:r>
            <w:proofErr w:type="spellEnd"/>
            <w:r w:rsidRPr="00B75994">
              <w:rPr>
                <w:color w:val="333333"/>
                <w:szCs w:val="24"/>
                <w:lang w:val="en-US"/>
              </w:rPr>
              <w:t xml:space="preserve"> 0) := </w:t>
            </w:r>
            <w:r w:rsidRPr="00B75994">
              <w:rPr>
                <w:color w:val="A31515"/>
                <w:szCs w:val="24"/>
                <w:lang w:val="en-US"/>
              </w:rPr>
              <w:t>"000000000000111110100"</w:t>
            </w:r>
            <w:r w:rsidRPr="00B75994">
              <w:rPr>
                <w:color w:val="333333"/>
                <w:szCs w:val="24"/>
                <w:lang w:val="en-US"/>
              </w:rPr>
              <w:t>;</w:t>
            </w:r>
          </w:p>
          <w:p w14:paraId="728F240B"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signal</w:t>
            </w:r>
            <w:r w:rsidRPr="00B75994">
              <w:rPr>
                <w:color w:val="333333"/>
                <w:szCs w:val="24"/>
                <w:lang w:val="en-US"/>
              </w:rPr>
              <w:t xml:space="preserve"> </w:t>
            </w:r>
            <w:proofErr w:type="spellStart"/>
            <w:r w:rsidRPr="00B75994">
              <w:rPr>
                <w:color w:val="333333"/>
                <w:szCs w:val="24"/>
                <w:lang w:val="en-US"/>
              </w:rPr>
              <w:t>cnt_</w:t>
            </w:r>
            <w:proofErr w:type="gramStart"/>
            <w:r w:rsidRPr="00B75994">
              <w:rPr>
                <w:color w:val="333333"/>
                <w:szCs w:val="24"/>
                <w:lang w:val="en-US"/>
              </w:rPr>
              <w:t>max</w:t>
            </w:r>
            <w:proofErr w:type="spellEnd"/>
            <w:r w:rsidRPr="00B75994">
              <w:rPr>
                <w:color w:val="333333"/>
                <w:szCs w:val="24"/>
                <w:lang w:val="en-US"/>
              </w:rPr>
              <w:t xml:space="preserve"> :</w:t>
            </w:r>
            <w:proofErr w:type="gramEnd"/>
            <w:r w:rsidRPr="00B75994">
              <w:rPr>
                <w:color w:val="333333"/>
                <w:szCs w:val="24"/>
                <w:lang w:val="en-US"/>
              </w:rPr>
              <w:t xml:space="preserve"> </w:t>
            </w:r>
            <w:proofErr w:type="spellStart"/>
            <w:r w:rsidRPr="00B75994">
              <w:rPr>
                <w:color w:val="2B91AF"/>
                <w:szCs w:val="24"/>
                <w:lang w:val="en-US"/>
              </w:rPr>
              <w:t>std_logic_vector</w:t>
            </w:r>
            <w:proofErr w:type="spellEnd"/>
            <w:r w:rsidRPr="00B75994">
              <w:rPr>
                <w:color w:val="333333"/>
                <w:szCs w:val="24"/>
                <w:lang w:val="en-US"/>
              </w:rPr>
              <w:t xml:space="preserve">(20 </w:t>
            </w:r>
            <w:proofErr w:type="spellStart"/>
            <w:r w:rsidRPr="00B75994">
              <w:rPr>
                <w:color w:val="0000FF"/>
                <w:szCs w:val="24"/>
                <w:lang w:val="en-US"/>
              </w:rPr>
              <w:t>downto</w:t>
            </w:r>
            <w:proofErr w:type="spellEnd"/>
            <w:r w:rsidRPr="00B75994">
              <w:rPr>
                <w:color w:val="333333"/>
                <w:szCs w:val="24"/>
                <w:lang w:val="en-US"/>
              </w:rPr>
              <w:t xml:space="preserve"> 0) := </w:t>
            </w:r>
            <w:r w:rsidRPr="00B75994">
              <w:rPr>
                <w:color w:val="A31515"/>
                <w:szCs w:val="24"/>
                <w:lang w:val="en-US"/>
              </w:rPr>
              <w:t>"100110001001011010000"</w:t>
            </w:r>
            <w:r w:rsidRPr="00B75994">
              <w:rPr>
                <w:color w:val="333333"/>
                <w:szCs w:val="24"/>
                <w:lang w:val="en-US"/>
              </w:rPr>
              <w:t>;</w:t>
            </w:r>
          </w:p>
          <w:p w14:paraId="7866BB18"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p>
          <w:p w14:paraId="182486BA"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proofErr w:type="spellStart"/>
            <w:r w:rsidRPr="00B75994">
              <w:rPr>
                <w:color w:val="0000FF"/>
                <w:szCs w:val="24"/>
              </w:rPr>
              <w:t>begin</w:t>
            </w:r>
            <w:proofErr w:type="spellEnd"/>
          </w:p>
          <w:p w14:paraId="4C513C8D"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p>
          <w:p w14:paraId="638CC2CA"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r w:rsidRPr="00B75994">
              <w:rPr>
                <w:color w:val="008000"/>
                <w:szCs w:val="24"/>
              </w:rPr>
              <w:t>-- Przypisanie pozycji na podstawie wartości `</w:t>
            </w:r>
            <w:proofErr w:type="spellStart"/>
            <w:r w:rsidRPr="00B75994">
              <w:rPr>
                <w:color w:val="008000"/>
                <w:szCs w:val="24"/>
              </w:rPr>
              <w:t>rom_data</w:t>
            </w:r>
            <w:proofErr w:type="spellEnd"/>
            <w:r w:rsidRPr="00B75994">
              <w:rPr>
                <w:color w:val="008000"/>
                <w:szCs w:val="24"/>
              </w:rPr>
              <w:t>`</w:t>
            </w:r>
          </w:p>
          <w:p w14:paraId="2A19A9DC"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proofErr w:type="spellStart"/>
            <w:r w:rsidRPr="00B75994">
              <w:rPr>
                <w:color w:val="333333"/>
                <w:szCs w:val="24"/>
              </w:rPr>
              <w:t>position</w:t>
            </w:r>
            <w:proofErr w:type="spellEnd"/>
            <w:r w:rsidRPr="00B75994">
              <w:rPr>
                <w:color w:val="333333"/>
                <w:szCs w:val="24"/>
              </w:rPr>
              <w:t xml:space="preserve"> &lt;= </w:t>
            </w:r>
            <w:proofErr w:type="spellStart"/>
            <w:r w:rsidRPr="00B75994">
              <w:rPr>
                <w:color w:val="333333"/>
                <w:szCs w:val="24"/>
              </w:rPr>
              <w:t>rom_data</w:t>
            </w:r>
            <w:proofErr w:type="spellEnd"/>
            <w:r w:rsidRPr="00B75994">
              <w:rPr>
                <w:color w:val="333333"/>
                <w:szCs w:val="24"/>
              </w:rPr>
              <w:t>;</w:t>
            </w:r>
          </w:p>
          <w:p w14:paraId="359614AB"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proofErr w:type="spellStart"/>
            <w:r w:rsidRPr="00B75994">
              <w:rPr>
                <w:color w:val="333333"/>
                <w:szCs w:val="24"/>
              </w:rPr>
              <w:t>rom_addr</w:t>
            </w:r>
            <w:proofErr w:type="spellEnd"/>
            <w:r w:rsidRPr="00B75994">
              <w:rPr>
                <w:color w:val="333333"/>
                <w:szCs w:val="24"/>
              </w:rPr>
              <w:t xml:space="preserve"> &lt;= </w:t>
            </w:r>
            <w:proofErr w:type="spellStart"/>
            <w:r w:rsidRPr="00B75994">
              <w:rPr>
                <w:color w:val="333333"/>
                <w:szCs w:val="24"/>
              </w:rPr>
              <w:t>cnt</w:t>
            </w:r>
            <w:proofErr w:type="spellEnd"/>
            <w:r w:rsidRPr="00B75994">
              <w:rPr>
                <w:color w:val="333333"/>
                <w:szCs w:val="24"/>
              </w:rPr>
              <w:t>*</w:t>
            </w:r>
            <w:r w:rsidRPr="00B75994">
              <w:rPr>
                <w:color w:val="A31515"/>
                <w:szCs w:val="24"/>
              </w:rPr>
              <w:t>"11"</w:t>
            </w:r>
            <w:r w:rsidRPr="00B75994">
              <w:rPr>
                <w:color w:val="333333"/>
                <w:szCs w:val="24"/>
              </w:rPr>
              <w:t xml:space="preserve">; </w:t>
            </w:r>
            <w:r w:rsidRPr="00B75994">
              <w:rPr>
                <w:color w:val="008000"/>
                <w:szCs w:val="24"/>
              </w:rPr>
              <w:t>-- Wyliczanie adresu do ROM t= 2^20 / 50e6 = 0,02s jeden krok</w:t>
            </w:r>
          </w:p>
          <w:p w14:paraId="59A3C35B"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p>
          <w:p w14:paraId="7A8A4EB9"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r w:rsidRPr="00B75994">
              <w:rPr>
                <w:color w:val="008000"/>
                <w:szCs w:val="24"/>
              </w:rPr>
              <w:t>-- Moduł PWM odpowiedzialny za generowanie sygnału</w:t>
            </w:r>
          </w:p>
          <w:p w14:paraId="26FB1927"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rPr>
              <w:t xml:space="preserve">  </w:t>
            </w:r>
            <w:proofErr w:type="gramStart"/>
            <w:r w:rsidRPr="00B75994">
              <w:rPr>
                <w:color w:val="333333"/>
                <w:szCs w:val="24"/>
                <w:lang w:val="en-US"/>
              </w:rPr>
              <w:t>SERVO :</w:t>
            </w:r>
            <w:proofErr w:type="gramEnd"/>
            <w:r w:rsidRPr="00B75994">
              <w:rPr>
                <w:color w:val="333333"/>
                <w:szCs w:val="24"/>
                <w:lang w:val="en-US"/>
              </w:rPr>
              <w:t xml:space="preserve"> </w:t>
            </w:r>
            <w:proofErr w:type="spellStart"/>
            <w:r w:rsidRPr="00B75994">
              <w:rPr>
                <w:color w:val="333333"/>
                <w:szCs w:val="24"/>
                <w:lang w:val="en-US"/>
              </w:rPr>
              <w:t>pwm</w:t>
            </w:r>
            <w:proofErr w:type="spellEnd"/>
          </w:p>
          <w:p w14:paraId="0A00B015"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port</w:t>
            </w:r>
            <w:r w:rsidRPr="00B75994">
              <w:rPr>
                <w:color w:val="333333"/>
                <w:szCs w:val="24"/>
                <w:lang w:val="en-US"/>
              </w:rPr>
              <w:t xml:space="preserve"> </w:t>
            </w:r>
            <w:r w:rsidRPr="00B75994">
              <w:rPr>
                <w:color w:val="0000FF"/>
                <w:szCs w:val="24"/>
                <w:lang w:val="en-US"/>
              </w:rPr>
              <w:t>map</w:t>
            </w:r>
            <w:r w:rsidRPr="00B75994">
              <w:rPr>
                <w:color w:val="333333"/>
                <w:szCs w:val="24"/>
                <w:lang w:val="en-US"/>
              </w:rPr>
              <w:t xml:space="preserve"> (</w:t>
            </w:r>
          </w:p>
          <w:p w14:paraId="576FD0F9"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proofErr w:type="spellStart"/>
            <w:r w:rsidRPr="00B75994">
              <w:rPr>
                <w:color w:val="333333"/>
                <w:szCs w:val="24"/>
                <w:lang w:val="en-US"/>
              </w:rPr>
              <w:t>clk</w:t>
            </w:r>
            <w:proofErr w:type="spellEnd"/>
            <w:r w:rsidRPr="00B75994">
              <w:rPr>
                <w:color w:val="333333"/>
                <w:szCs w:val="24"/>
                <w:lang w:val="en-US"/>
              </w:rPr>
              <w:t xml:space="preserve"> =&gt; </w:t>
            </w:r>
            <w:proofErr w:type="spellStart"/>
            <w:r w:rsidRPr="00B75994">
              <w:rPr>
                <w:color w:val="333333"/>
                <w:szCs w:val="24"/>
                <w:lang w:val="en-US"/>
              </w:rPr>
              <w:t>clk</w:t>
            </w:r>
            <w:proofErr w:type="spellEnd"/>
            <w:r w:rsidRPr="00B75994">
              <w:rPr>
                <w:color w:val="333333"/>
                <w:szCs w:val="24"/>
                <w:lang w:val="en-US"/>
              </w:rPr>
              <w:t>,</w:t>
            </w:r>
          </w:p>
          <w:p w14:paraId="77B0B4E6"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proofErr w:type="spellStart"/>
            <w:r w:rsidRPr="00B75994">
              <w:rPr>
                <w:color w:val="333333"/>
                <w:szCs w:val="24"/>
                <w:lang w:val="en-US"/>
              </w:rPr>
              <w:t>rst</w:t>
            </w:r>
            <w:proofErr w:type="spellEnd"/>
            <w:r w:rsidRPr="00B75994">
              <w:rPr>
                <w:color w:val="333333"/>
                <w:szCs w:val="24"/>
                <w:lang w:val="en-US"/>
              </w:rPr>
              <w:t xml:space="preserve"> =&gt; reset,</w:t>
            </w:r>
          </w:p>
          <w:p w14:paraId="5118D098"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position =&gt; position,</w:t>
            </w:r>
          </w:p>
          <w:p w14:paraId="40072691"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ab/>
              <w:t xml:space="preserve"> </w:t>
            </w:r>
            <w:proofErr w:type="spellStart"/>
            <w:r w:rsidRPr="00B75994">
              <w:rPr>
                <w:color w:val="333333"/>
                <w:szCs w:val="24"/>
                <w:lang w:val="en-US"/>
              </w:rPr>
              <w:t>step_done</w:t>
            </w:r>
            <w:proofErr w:type="spellEnd"/>
            <w:r w:rsidRPr="00B75994">
              <w:rPr>
                <w:color w:val="333333"/>
                <w:szCs w:val="24"/>
                <w:lang w:val="en-US"/>
              </w:rPr>
              <w:t xml:space="preserve"> =&gt; </w:t>
            </w:r>
            <w:proofErr w:type="spellStart"/>
            <w:r w:rsidRPr="00B75994">
              <w:rPr>
                <w:color w:val="333333"/>
                <w:szCs w:val="24"/>
                <w:lang w:val="en-US"/>
              </w:rPr>
              <w:t>step_done</w:t>
            </w:r>
            <w:proofErr w:type="spellEnd"/>
            <w:r w:rsidRPr="00B75994">
              <w:rPr>
                <w:color w:val="333333"/>
                <w:szCs w:val="24"/>
                <w:lang w:val="en-US"/>
              </w:rPr>
              <w:t>,</w:t>
            </w:r>
          </w:p>
          <w:p w14:paraId="6D5F7039"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lang w:val="en-US"/>
              </w:rPr>
              <w:t xml:space="preserve">    </w:t>
            </w:r>
            <w:proofErr w:type="spellStart"/>
            <w:r w:rsidRPr="00B75994">
              <w:rPr>
                <w:color w:val="333333"/>
                <w:szCs w:val="24"/>
              </w:rPr>
              <w:t>pwm</w:t>
            </w:r>
            <w:proofErr w:type="spellEnd"/>
            <w:r w:rsidRPr="00B75994">
              <w:rPr>
                <w:color w:val="333333"/>
                <w:szCs w:val="24"/>
              </w:rPr>
              <w:t xml:space="preserve"> =&gt; </w:t>
            </w:r>
            <w:proofErr w:type="spellStart"/>
            <w:r w:rsidRPr="00B75994">
              <w:rPr>
                <w:color w:val="333333"/>
                <w:szCs w:val="24"/>
              </w:rPr>
              <w:t>servo_pwm</w:t>
            </w:r>
            <w:proofErr w:type="spellEnd"/>
          </w:p>
          <w:p w14:paraId="01613BF6"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p>
          <w:p w14:paraId="0A460C96"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p>
          <w:p w14:paraId="3C5D7D28"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r w:rsidRPr="00B75994">
              <w:rPr>
                <w:color w:val="008000"/>
                <w:szCs w:val="24"/>
              </w:rPr>
              <w:t>-- Moduł licznika używany do inkrementacji `</w:t>
            </w:r>
            <w:proofErr w:type="spellStart"/>
            <w:r w:rsidRPr="00B75994">
              <w:rPr>
                <w:color w:val="008000"/>
                <w:szCs w:val="24"/>
              </w:rPr>
              <w:t>count</w:t>
            </w:r>
            <w:proofErr w:type="spellEnd"/>
            <w:r w:rsidRPr="00B75994">
              <w:rPr>
                <w:color w:val="008000"/>
                <w:szCs w:val="24"/>
              </w:rPr>
              <w:t>` z określonym zakresem</w:t>
            </w:r>
          </w:p>
          <w:p w14:paraId="69974261"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COUNTING: </w:t>
            </w:r>
            <w:proofErr w:type="spellStart"/>
            <w:r w:rsidRPr="00B75994">
              <w:rPr>
                <w:color w:val="333333"/>
                <w:szCs w:val="24"/>
              </w:rPr>
              <w:t>Counter</w:t>
            </w:r>
            <w:proofErr w:type="spellEnd"/>
          </w:p>
          <w:p w14:paraId="6ADA7979"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proofErr w:type="spellStart"/>
            <w:r w:rsidRPr="00B75994">
              <w:rPr>
                <w:color w:val="0000FF"/>
                <w:szCs w:val="24"/>
              </w:rPr>
              <w:t>generic</w:t>
            </w:r>
            <w:proofErr w:type="spellEnd"/>
            <w:r w:rsidRPr="00B75994">
              <w:rPr>
                <w:color w:val="333333"/>
                <w:szCs w:val="24"/>
              </w:rPr>
              <w:t xml:space="preserve"> </w:t>
            </w:r>
            <w:r w:rsidRPr="00B75994">
              <w:rPr>
                <w:color w:val="0000FF"/>
                <w:szCs w:val="24"/>
              </w:rPr>
              <w:t>map</w:t>
            </w:r>
            <w:r w:rsidRPr="00B75994">
              <w:rPr>
                <w:color w:val="333333"/>
                <w:szCs w:val="24"/>
              </w:rPr>
              <w:t xml:space="preserve"> (</w:t>
            </w:r>
          </w:p>
          <w:p w14:paraId="5A7308EC"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6       </w:t>
            </w:r>
            <w:r w:rsidRPr="00B75994">
              <w:rPr>
                <w:color w:val="008000"/>
                <w:szCs w:val="24"/>
              </w:rPr>
              <w:t>-- Ustawia maksymalną wartość licznika</w:t>
            </w:r>
          </w:p>
          <w:p w14:paraId="0A2A2A38"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rPr>
              <w:t xml:space="preserve">  </w:t>
            </w:r>
            <w:r w:rsidRPr="00B75994">
              <w:rPr>
                <w:color w:val="333333"/>
                <w:szCs w:val="24"/>
                <w:lang w:val="en-US"/>
              </w:rPr>
              <w:t>)</w:t>
            </w:r>
          </w:p>
          <w:p w14:paraId="0EA249B7"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port</w:t>
            </w:r>
            <w:r w:rsidRPr="00B75994">
              <w:rPr>
                <w:color w:val="333333"/>
                <w:szCs w:val="24"/>
                <w:lang w:val="en-US"/>
              </w:rPr>
              <w:t xml:space="preserve"> </w:t>
            </w:r>
            <w:r w:rsidRPr="00B75994">
              <w:rPr>
                <w:color w:val="0000FF"/>
                <w:szCs w:val="24"/>
                <w:lang w:val="en-US"/>
              </w:rPr>
              <w:t>map</w:t>
            </w:r>
            <w:r w:rsidRPr="00B75994">
              <w:rPr>
                <w:color w:val="333333"/>
                <w:szCs w:val="24"/>
                <w:lang w:val="en-US"/>
              </w:rPr>
              <w:t xml:space="preserve"> (</w:t>
            </w:r>
          </w:p>
          <w:p w14:paraId="02F29AC5"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proofErr w:type="spellStart"/>
            <w:r w:rsidRPr="00B75994">
              <w:rPr>
                <w:color w:val="333333"/>
                <w:szCs w:val="24"/>
                <w:lang w:val="en-US"/>
              </w:rPr>
              <w:t>clk</w:t>
            </w:r>
            <w:proofErr w:type="spellEnd"/>
            <w:r w:rsidRPr="00B75994">
              <w:rPr>
                <w:color w:val="333333"/>
                <w:szCs w:val="24"/>
                <w:lang w:val="en-US"/>
              </w:rPr>
              <w:t xml:space="preserve"> =&gt; </w:t>
            </w:r>
            <w:proofErr w:type="spellStart"/>
            <w:r w:rsidRPr="00B75994">
              <w:rPr>
                <w:color w:val="333333"/>
                <w:szCs w:val="24"/>
                <w:lang w:val="en-US"/>
              </w:rPr>
              <w:t>clk</w:t>
            </w:r>
            <w:proofErr w:type="spellEnd"/>
            <w:r w:rsidRPr="00B75994">
              <w:rPr>
                <w:color w:val="333333"/>
                <w:szCs w:val="24"/>
                <w:lang w:val="en-US"/>
              </w:rPr>
              <w:t>,</w:t>
            </w:r>
          </w:p>
          <w:p w14:paraId="30282E44"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reset =&gt; reset,</w:t>
            </w:r>
          </w:p>
          <w:p w14:paraId="1083B11D"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lang w:val="en-US"/>
              </w:rPr>
              <w:t xml:space="preserve">    </w:t>
            </w:r>
            <w:proofErr w:type="spellStart"/>
            <w:r w:rsidRPr="00B75994">
              <w:rPr>
                <w:color w:val="333333"/>
                <w:szCs w:val="24"/>
              </w:rPr>
              <w:t>enable</w:t>
            </w:r>
            <w:proofErr w:type="spellEnd"/>
            <w:r w:rsidRPr="00B75994">
              <w:rPr>
                <w:color w:val="333333"/>
                <w:szCs w:val="24"/>
              </w:rPr>
              <w:t xml:space="preserve"> =&gt; </w:t>
            </w:r>
            <w:proofErr w:type="spellStart"/>
            <w:r w:rsidRPr="00B75994">
              <w:rPr>
                <w:color w:val="333333"/>
                <w:szCs w:val="24"/>
              </w:rPr>
              <w:t>step_</w:t>
            </w:r>
            <w:proofErr w:type="gramStart"/>
            <w:r w:rsidRPr="00B75994">
              <w:rPr>
                <w:color w:val="333333"/>
                <w:szCs w:val="24"/>
              </w:rPr>
              <w:t>done</w:t>
            </w:r>
            <w:proofErr w:type="spellEnd"/>
            <w:r w:rsidRPr="00B75994">
              <w:rPr>
                <w:color w:val="333333"/>
                <w:szCs w:val="24"/>
              </w:rPr>
              <w:t xml:space="preserve">,   </w:t>
            </w:r>
            <w:proofErr w:type="gramEnd"/>
            <w:r w:rsidRPr="00B75994">
              <w:rPr>
                <w:color w:val="333333"/>
                <w:szCs w:val="24"/>
              </w:rPr>
              <w:t xml:space="preserve">      </w:t>
            </w:r>
            <w:r w:rsidRPr="00B75994">
              <w:rPr>
                <w:color w:val="008000"/>
                <w:szCs w:val="24"/>
              </w:rPr>
              <w:t>-- Licznik zawsze włączony</w:t>
            </w:r>
          </w:p>
          <w:p w14:paraId="272E57D0"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proofErr w:type="spellStart"/>
            <w:r w:rsidRPr="00B75994">
              <w:rPr>
                <w:color w:val="333333"/>
                <w:szCs w:val="24"/>
              </w:rPr>
              <w:t>count</w:t>
            </w:r>
            <w:proofErr w:type="spellEnd"/>
            <w:r w:rsidRPr="00B75994">
              <w:rPr>
                <w:color w:val="333333"/>
                <w:szCs w:val="24"/>
              </w:rPr>
              <w:t xml:space="preserve"> =&gt; </w:t>
            </w:r>
            <w:proofErr w:type="spellStart"/>
            <w:r w:rsidRPr="00B75994">
              <w:rPr>
                <w:color w:val="333333"/>
                <w:szCs w:val="24"/>
              </w:rPr>
              <w:t>cnt</w:t>
            </w:r>
            <w:proofErr w:type="spellEnd"/>
            <w:r w:rsidRPr="00B75994">
              <w:rPr>
                <w:color w:val="333333"/>
                <w:szCs w:val="24"/>
              </w:rPr>
              <w:t xml:space="preserve">         </w:t>
            </w:r>
            <w:r w:rsidRPr="00B75994">
              <w:rPr>
                <w:color w:val="008000"/>
                <w:szCs w:val="24"/>
              </w:rPr>
              <w:t>-- Wartość licznika wyjściowego</w:t>
            </w:r>
          </w:p>
          <w:p w14:paraId="37EB9BD5"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p>
          <w:p w14:paraId="64C608FA"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p>
          <w:p w14:paraId="1C534D6B"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333333"/>
                <w:szCs w:val="24"/>
              </w:rPr>
              <w:t xml:space="preserve">  </w:t>
            </w:r>
            <w:r w:rsidRPr="00B75994">
              <w:rPr>
                <w:color w:val="008000"/>
                <w:szCs w:val="24"/>
              </w:rPr>
              <w:t>-- Pamięć ROM przechowująca wartości sinusoidy, do generowania danych</w:t>
            </w:r>
          </w:p>
          <w:p w14:paraId="42CDB93E"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rPr>
              <w:t xml:space="preserve">  </w:t>
            </w:r>
            <w:proofErr w:type="gramStart"/>
            <w:r w:rsidRPr="00B75994">
              <w:rPr>
                <w:color w:val="333333"/>
                <w:szCs w:val="24"/>
                <w:lang w:val="en-US"/>
              </w:rPr>
              <w:t>SINE :</w:t>
            </w:r>
            <w:proofErr w:type="gramEnd"/>
            <w:r w:rsidRPr="00B75994">
              <w:rPr>
                <w:color w:val="333333"/>
                <w:szCs w:val="24"/>
                <w:lang w:val="en-US"/>
              </w:rPr>
              <w:t xml:space="preserve"> </w:t>
            </w:r>
            <w:proofErr w:type="spellStart"/>
            <w:r w:rsidRPr="00B75994">
              <w:rPr>
                <w:color w:val="333333"/>
                <w:szCs w:val="24"/>
                <w:lang w:val="en-US"/>
              </w:rPr>
              <w:t>sine_rom</w:t>
            </w:r>
            <w:proofErr w:type="spellEnd"/>
          </w:p>
          <w:p w14:paraId="69486247"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port</w:t>
            </w:r>
            <w:r w:rsidRPr="00B75994">
              <w:rPr>
                <w:color w:val="333333"/>
                <w:szCs w:val="24"/>
                <w:lang w:val="en-US"/>
              </w:rPr>
              <w:t xml:space="preserve"> </w:t>
            </w:r>
            <w:r w:rsidRPr="00B75994">
              <w:rPr>
                <w:color w:val="0000FF"/>
                <w:szCs w:val="24"/>
                <w:lang w:val="en-US"/>
              </w:rPr>
              <w:t>map</w:t>
            </w:r>
            <w:r w:rsidRPr="00B75994">
              <w:rPr>
                <w:color w:val="333333"/>
                <w:szCs w:val="24"/>
                <w:lang w:val="en-US"/>
              </w:rPr>
              <w:t xml:space="preserve"> (</w:t>
            </w:r>
          </w:p>
          <w:p w14:paraId="18EF2712"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proofErr w:type="spellStart"/>
            <w:r w:rsidRPr="00B75994">
              <w:rPr>
                <w:color w:val="333333"/>
                <w:szCs w:val="24"/>
                <w:lang w:val="en-US"/>
              </w:rPr>
              <w:t>clk</w:t>
            </w:r>
            <w:proofErr w:type="spellEnd"/>
            <w:r w:rsidRPr="00B75994">
              <w:rPr>
                <w:color w:val="333333"/>
                <w:szCs w:val="24"/>
                <w:lang w:val="en-US"/>
              </w:rPr>
              <w:t xml:space="preserve"> =&gt; </w:t>
            </w:r>
            <w:proofErr w:type="spellStart"/>
            <w:r w:rsidRPr="00B75994">
              <w:rPr>
                <w:color w:val="333333"/>
                <w:szCs w:val="24"/>
                <w:lang w:val="en-US"/>
              </w:rPr>
              <w:t>clk</w:t>
            </w:r>
            <w:proofErr w:type="spellEnd"/>
            <w:r w:rsidRPr="00B75994">
              <w:rPr>
                <w:color w:val="333333"/>
                <w:szCs w:val="24"/>
                <w:lang w:val="en-US"/>
              </w:rPr>
              <w:t>,</w:t>
            </w:r>
          </w:p>
          <w:p w14:paraId="29BA98E2"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proofErr w:type="spellStart"/>
            <w:r w:rsidRPr="00B75994">
              <w:rPr>
                <w:color w:val="333333"/>
                <w:szCs w:val="24"/>
                <w:lang w:val="en-US"/>
              </w:rPr>
              <w:t>addr</w:t>
            </w:r>
            <w:proofErr w:type="spellEnd"/>
            <w:r w:rsidRPr="00B75994">
              <w:rPr>
                <w:color w:val="333333"/>
                <w:szCs w:val="24"/>
                <w:lang w:val="en-US"/>
              </w:rPr>
              <w:t xml:space="preserve"> =&gt; </w:t>
            </w:r>
            <w:proofErr w:type="spellStart"/>
            <w:r w:rsidRPr="00B75994">
              <w:rPr>
                <w:color w:val="333333"/>
                <w:szCs w:val="24"/>
                <w:lang w:val="en-US"/>
              </w:rPr>
              <w:t>rom_addr</w:t>
            </w:r>
            <w:proofErr w:type="spellEnd"/>
            <w:r w:rsidRPr="00B75994">
              <w:rPr>
                <w:color w:val="333333"/>
                <w:szCs w:val="24"/>
                <w:lang w:val="en-US"/>
              </w:rPr>
              <w:t>,</w:t>
            </w:r>
          </w:p>
          <w:p w14:paraId="7687EA8B"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data =&gt; </w:t>
            </w:r>
            <w:proofErr w:type="spellStart"/>
            <w:r w:rsidRPr="00B75994">
              <w:rPr>
                <w:color w:val="333333"/>
                <w:szCs w:val="24"/>
                <w:lang w:val="en-US"/>
              </w:rPr>
              <w:t>rom_data</w:t>
            </w:r>
            <w:proofErr w:type="spellEnd"/>
          </w:p>
          <w:p w14:paraId="573DCB88"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p>
          <w:p w14:paraId="78B6161E"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p>
          <w:p w14:paraId="7C7B6472"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proofErr w:type="spellStart"/>
            <w:r w:rsidRPr="00B75994">
              <w:rPr>
                <w:color w:val="333333"/>
                <w:szCs w:val="24"/>
                <w:lang w:val="en-US"/>
              </w:rPr>
              <w:t>Trigger_</w:t>
            </w:r>
            <w:proofErr w:type="gramStart"/>
            <w:r w:rsidRPr="00B75994">
              <w:rPr>
                <w:color w:val="333333"/>
                <w:szCs w:val="24"/>
                <w:lang w:val="en-US"/>
              </w:rPr>
              <w:t>proc</w:t>
            </w:r>
            <w:proofErr w:type="spellEnd"/>
            <w:r w:rsidRPr="00B75994">
              <w:rPr>
                <w:color w:val="333333"/>
                <w:szCs w:val="24"/>
                <w:lang w:val="en-US"/>
              </w:rPr>
              <w:t xml:space="preserve"> :</w:t>
            </w:r>
            <w:proofErr w:type="gramEnd"/>
            <w:r w:rsidRPr="00B75994">
              <w:rPr>
                <w:color w:val="333333"/>
                <w:szCs w:val="24"/>
                <w:lang w:val="en-US"/>
              </w:rPr>
              <w:t xml:space="preserve"> </w:t>
            </w:r>
            <w:r w:rsidRPr="00B75994">
              <w:rPr>
                <w:color w:val="0000FF"/>
                <w:szCs w:val="24"/>
                <w:lang w:val="en-US"/>
              </w:rPr>
              <w:t>process</w:t>
            </w:r>
            <w:r w:rsidRPr="00B75994">
              <w:rPr>
                <w:color w:val="333333"/>
                <w:szCs w:val="24"/>
                <w:lang w:val="en-US"/>
              </w:rPr>
              <w:t>(</w:t>
            </w:r>
            <w:proofErr w:type="spellStart"/>
            <w:r w:rsidRPr="00B75994">
              <w:rPr>
                <w:color w:val="333333"/>
                <w:szCs w:val="24"/>
                <w:lang w:val="en-US"/>
              </w:rPr>
              <w:t>clk</w:t>
            </w:r>
            <w:proofErr w:type="spellEnd"/>
            <w:r w:rsidRPr="00B75994">
              <w:rPr>
                <w:color w:val="333333"/>
                <w:szCs w:val="24"/>
                <w:lang w:val="en-US"/>
              </w:rPr>
              <w:t>)</w:t>
            </w:r>
          </w:p>
          <w:p w14:paraId="24C96AD1"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begin</w:t>
            </w:r>
          </w:p>
          <w:p w14:paraId="5E13A213"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if</w:t>
            </w:r>
            <w:r w:rsidRPr="00B75994">
              <w:rPr>
                <w:color w:val="333333"/>
                <w:szCs w:val="24"/>
                <w:lang w:val="en-US"/>
              </w:rPr>
              <w:t xml:space="preserve"> </w:t>
            </w:r>
            <w:proofErr w:type="spellStart"/>
            <w:r w:rsidRPr="00B75994">
              <w:rPr>
                <w:color w:val="333333"/>
                <w:szCs w:val="24"/>
                <w:lang w:val="en-US"/>
              </w:rPr>
              <w:t>rising_edge</w:t>
            </w:r>
            <w:proofErr w:type="spellEnd"/>
            <w:r w:rsidRPr="00B75994">
              <w:rPr>
                <w:color w:val="333333"/>
                <w:szCs w:val="24"/>
                <w:lang w:val="en-US"/>
              </w:rPr>
              <w:t>(</w:t>
            </w:r>
            <w:proofErr w:type="spellStart"/>
            <w:r w:rsidRPr="00B75994">
              <w:rPr>
                <w:color w:val="333333"/>
                <w:szCs w:val="24"/>
                <w:lang w:val="en-US"/>
              </w:rPr>
              <w:t>clk</w:t>
            </w:r>
            <w:proofErr w:type="spellEnd"/>
            <w:r w:rsidRPr="00B75994">
              <w:rPr>
                <w:color w:val="333333"/>
                <w:szCs w:val="24"/>
                <w:lang w:val="en-US"/>
              </w:rPr>
              <w:t xml:space="preserve">) </w:t>
            </w:r>
            <w:r w:rsidRPr="00B75994">
              <w:rPr>
                <w:color w:val="0000FF"/>
                <w:szCs w:val="24"/>
                <w:lang w:val="en-US"/>
              </w:rPr>
              <w:t>then</w:t>
            </w:r>
          </w:p>
          <w:p w14:paraId="323D9E0D"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if</w:t>
            </w:r>
            <w:r w:rsidRPr="00B75994">
              <w:rPr>
                <w:color w:val="333333"/>
                <w:szCs w:val="24"/>
                <w:lang w:val="en-US"/>
              </w:rPr>
              <w:t xml:space="preserve"> count &lt; </w:t>
            </w:r>
            <w:proofErr w:type="spellStart"/>
            <w:r w:rsidRPr="00B75994">
              <w:rPr>
                <w:color w:val="333333"/>
                <w:szCs w:val="24"/>
                <w:lang w:val="en-US"/>
              </w:rPr>
              <w:t>cnt_max</w:t>
            </w:r>
            <w:proofErr w:type="spellEnd"/>
            <w:r w:rsidRPr="00B75994">
              <w:rPr>
                <w:color w:val="333333"/>
                <w:szCs w:val="24"/>
                <w:lang w:val="en-US"/>
              </w:rPr>
              <w:t xml:space="preserve"> </w:t>
            </w:r>
            <w:r w:rsidRPr="00B75994">
              <w:rPr>
                <w:color w:val="0000FF"/>
                <w:szCs w:val="24"/>
                <w:lang w:val="en-US"/>
              </w:rPr>
              <w:t>then</w:t>
            </w:r>
          </w:p>
          <w:p w14:paraId="00E528D3"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count &lt;= count + </w:t>
            </w:r>
            <w:proofErr w:type="gramStart"/>
            <w:r w:rsidRPr="00B75994">
              <w:rPr>
                <w:color w:val="333333"/>
                <w:szCs w:val="24"/>
                <w:lang w:val="en-US"/>
              </w:rPr>
              <w:t>1;</w:t>
            </w:r>
            <w:proofErr w:type="gramEnd"/>
          </w:p>
          <w:p w14:paraId="725BE0CB"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ab/>
            </w:r>
            <w:r w:rsidRPr="00B75994">
              <w:rPr>
                <w:color w:val="333333"/>
                <w:szCs w:val="24"/>
                <w:lang w:val="en-US"/>
              </w:rPr>
              <w:tab/>
            </w:r>
            <w:r w:rsidRPr="00B75994">
              <w:rPr>
                <w:color w:val="333333"/>
                <w:szCs w:val="24"/>
                <w:lang w:val="en-US"/>
              </w:rPr>
              <w:tab/>
              <w:t xml:space="preserve"> </w:t>
            </w:r>
            <w:r w:rsidRPr="00B75994">
              <w:rPr>
                <w:color w:val="0000FF"/>
                <w:szCs w:val="24"/>
                <w:lang w:val="en-US"/>
              </w:rPr>
              <w:t>else</w:t>
            </w:r>
          </w:p>
          <w:p w14:paraId="49CBCA27"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lastRenderedPageBreak/>
              <w:t xml:space="preserve">          count &lt;= (</w:t>
            </w:r>
            <w:r w:rsidRPr="00B75994">
              <w:rPr>
                <w:color w:val="0000FF"/>
                <w:szCs w:val="24"/>
                <w:lang w:val="en-US"/>
              </w:rPr>
              <w:t>others</w:t>
            </w:r>
            <w:r w:rsidRPr="00B75994">
              <w:rPr>
                <w:color w:val="333333"/>
                <w:szCs w:val="24"/>
                <w:lang w:val="en-US"/>
              </w:rPr>
              <w:t xml:space="preserve"> =&gt; </w:t>
            </w:r>
            <w:r w:rsidRPr="00B75994">
              <w:rPr>
                <w:color w:val="A31515"/>
                <w:szCs w:val="24"/>
                <w:lang w:val="en-US"/>
              </w:rPr>
              <w:t>'0'</w:t>
            </w:r>
            <w:proofErr w:type="gramStart"/>
            <w:r w:rsidRPr="00B75994">
              <w:rPr>
                <w:color w:val="333333"/>
                <w:szCs w:val="24"/>
                <w:lang w:val="en-US"/>
              </w:rPr>
              <w:t>);</w:t>
            </w:r>
            <w:proofErr w:type="gramEnd"/>
          </w:p>
          <w:p w14:paraId="2A1709AB"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ab/>
            </w:r>
            <w:r w:rsidRPr="00B75994">
              <w:rPr>
                <w:color w:val="333333"/>
                <w:szCs w:val="24"/>
                <w:lang w:val="en-US"/>
              </w:rPr>
              <w:tab/>
            </w:r>
            <w:r w:rsidRPr="00B75994">
              <w:rPr>
                <w:color w:val="333333"/>
                <w:szCs w:val="24"/>
                <w:lang w:val="en-US"/>
              </w:rPr>
              <w:tab/>
              <w:t xml:space="preserve"> </w:t>
            </w:r>
            <w:r w:rsidRPr="00B75994">
              <w:rPr>
                <w:color w:val="0000FF"/>
                <w:szCs w:val="24"/>
                <w:lang w:val="en-US"/>
              </w:rPr>
              <w:t>end</w:t>
            </w:r>
            <w:r w:rsidRPr="00B75994">
              <w:rPr>
                <w:color w:val="333333"/>
                <w:szCs w:val="24"/>
                <w:lang w:val="en-US"/>
              </w:rPr>
              <w:t xml:space="preserve"> </w:t>
            </w:r>
            <w:proofErr w:type="gramStart"/>
            <w:r w:rsidRPr="00B75994">
              <w:rPr>
                <w:color w:val="0000FF"/>
                <w:szCs w:val="24"/>
                <w:lang w:val="en-US"/>
              </w:rPr>
              <w:t>if</w:t>
            </w:r>
            <w:r w:rsidRPr="00B75994">
              <w:rPr>
                <w:color w:val="333333"/>
                <w:szCs w:val="24"/>
                <w:lang w:val="en-US"/>
              </w:rPr>
              <w:t>;</w:t>
            </w:r>
            <w:proofErr w:type="gramEnd"/>
          </w:p>
          <w:p w14:paraId="50DAB43F"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p>
          <w:p w14:paraId="7141A788"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proofErr w:type="gramStart"/>
            <w:r w:rsidRPr="00B75994">
              <w:rPr>
                <w:color w:val="0000FF"/>
                <w:szCs w:val="24"/>
                <w:lang w:val="en-US"/>
              </w:rPr>
              <w:t>if</w:t>
            </w:r>
            <w:r w:rsidRPr="00B75994">
              <w:rPr>
                <w:color w:val="333333"/>
                <w:szCs w:val="24"/>
                <w:lang w:val="en-US"/>
              </w:rPr>
              <w:t>;</w:t>
            </w:r>
            <w:proofErr w:type="gramEnd"/>
          </w:p>
          <w:p w14:paraId="7EC4F3A7"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  </w:t>
            </w:r>
            <w:r w:rsidRPr="00B75994">
              <w:rPr>
                <w:color w:val="0000FF"/>
                <w:szCs w:val="24"/>
                <w:lang w:val="en-US"/>
              </w:rPr>
              <w:t>end</w:t>
            </w:r>
            <w:r w:rsidRPr="00B75994">
              <w:rPr>
                <w:color w:val="333333"/>
                <w:szCs w:val="24"/>
                <w:lang w:val="en-US"/>
              </w:rPr>
              <w:t xml:space="preserve"> </w:t>
            </w:r>
            <w:proofErr w:type="gramStart"/>
            <w:r w:rsidRPr="00B75994">
              <w:rPr>
                <w:color w:val="0000FF"/>
                <w:szCs w:val="24"/>
                <w:lang w:val="en-US"/>
              </w:rPr>
              <w:t>process</w:t>
            </w:r>
            <w:r w:rsidRPr="00B75994">
              <w:rPr>
                <w:color w:val="333333"/>
                <w:szCs w:val="24"/>
                <w:lang w:val="en-US"/>
              </w:rPr>
              <w:t>;</w:t>
            </w:r>
            <w:proofErr w:type="gramEnd"/>
          </w:p>
          <w:p w14:paraId="64C4598F"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r w:rsidRPr="00B75994">
              <w:rPr>
                <w:color w:val="333333"/>
                <w:szCs w:val="24"/>
                <w:lang w:val="en-US"/>
              </w:rPr>
              <w:t xml:space="preserve">trigger &lt;= </w:t>
            </w:r>
            <w:r w:rsidRPr="00B75994">
              <w:rPr>
                <w:color w:val="A31515"/>
                <w:szCs w:val="24"/>
                <w:lang w:val="en-US"/>
              </w:rPr>
              <w:t>'1'</w:t>
            </w:r>
            <w:r w:rsidRPr="00B75994">
              <w:rPr>
                <w:color w:val="333333"/>
                <w:szCs w:val="24"/>
                <w:lang w:val="en-US"/>
              </w:rPr>
              <w:t xml:space="preserve"> </w:t>
            </w:r>
            <w:r w:rsidRPr="00B75994">
              <w:rPr>
                <w:color w:val="0000FF"/>
                <w:szCs w:val="24"/>
                <w:lang w:val="en-US"/>
              </w:rPr>
              <w:t>when</w:t>
            </w:r>
            <w:r w:rsidRPr="00B75994">
              <w:rPr>
                <w:color w:val="333333"/>
                <w:szCs w:val="24"/>
                <w:lang w:val="en-US"/>
              </w:rPr>
              <w:t xml:space="preserve"> (count &lt; </w:t>
            </w:r>
            <w:proofErr w:type="spellStart"/>
            <w:r w:rsidRPr="00B75994">
              <w:rPr>
                <w:color w:val="333333"/>
                <w:szCs w:val="24"/>
                <w:lang w:val="en-US"/>
              </w:rPr>
              <w:t>trig_cnt</w:t>
            </w:r>
            <w:proofErr w:type="spellEnd"/>
            <w:r w:rsidRPr="00B75994">
              <w:rPr>
                <w:color w:val="333333"/>
                <w:szCs w:val="24"/>
                <w:lang w:val="en-US"/>
              </w:rPr>
              <w:t xml:space="preserve">) </w:t>
            </w:r>
            <w:r w:rsidRPr="00B75994">
              <w:rPr>
                <w:color w:val="0000FF"/>
                <w:szCs w:val="24"/>
                <w:lang w:val="en-US"/>
              </w:rPr>
              <w:t>else</w:t>
            </w:r>
            <w:r w:rsidRPr="00B75994">
              <w:rPr>
                <w:color w:val="333333"/>
                <w:szCs w:val="24"/>
                <w:lang w:val="en-US"/>
              </w:rPr>
              <w:t xml:space="preserve"> </w:t>
            </w:r>
            <w:r w:rsidRPr="00B75994">
              <w:rPr>
                <w:color w:val="A31515"/>
                <w:szCs w:val="24"/>
                <w:lang w:val="en-US"/>
              </w:rPr>
              <w:t>'0</w:t>
            </w:r>
            <w:proofErr w:type="gramStart"/>
            <w:r w:rsidRPr="00B75994">
              <w:rPr>
                <w:color w:val="A31515"/>
                <w:szCs w:val="24"/>
                <w:lang w:val="en-US"/>
              </w:rPr>
              <w:t>'</w:t>
            </w:r>
            <w:r w:rsidRPr="00B75994">
              <w:rPr>
                <w:color w:val="333333"/>
                <w:szCs w:val="24"/>
                <w:lang w:val="en-US"/>
              </w:rPr>
              <w:t>;</w:t>
            </w:r>
            <w:proofErr w:type="gramEnd"/>
          </w:p>
          <w:p w14:paraId="5BACA195"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lang w:val="en-US"/>
              </w:rPr>
            </w:pPr>
          </w:p>
          <w:p w14:paraId="08BFBAC8" w14:textId="77777777" w:rsidR="002F12A8" w:rsidRPr="00B75994" w:rsidRDefault="002F12A8" w:rsidP="0018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both"/>
              <w:textAlignment w:val="auto"/>
              <w:rPr>
                <w:color w:val="333333"/>
                <w:szCs w:val="24"/>
              </w:rPr>
            </w:pPr>
            <w:r w:rsidRPr="00B75994">
              <w:rPr>
                <w:color w:val="0000FF"/>
                <w:szCs w:val="24"/>
              </w:rPr>
              <w:t>end</w:t>
            </w:r>
            <w:r w:rsidRPr="00B75994">
              <w:rPr>
                <w:color w:val="333333"/>
                <w:szCs w:val="24"/>
              </w:rPr>
              <w:t xml:space="preserve"> </w:t>
            </w:r>
            <w:proofErr w:type="spellStart"/>
            <w:r w:rsidRPr="00B75994">
              <w:rPr>
                <w:color w:val="2B91AF"/>
                <w:szCs w:val="24"/>
              </w:rPr>
              <w:t>behavioral</w:t>
            </w:r>
            <w:proofErr w:type="spellEnd"/>
            <w:r w:rsidRPr="00B75994">
              <w:rPr>
                <w:color w:val="333333"/>
                <w:szCs w:val="24"/>
              </w:rPr>
              <w:t>;</w:t>
            </w:r>
          </w:p>
        </w:tc>
      </w:tr>
    </w:tbl>
    <w:p w14:paraId="09FD446E" w14:textId="01C7CBA6" w:rsidR="002F12A8" w:rsidRPr="00B75994" w:rsidRDefault="00802063" w:rsidP="00802063">
      <w:pPr>
        <w:pStyle w:val="Legenda"/>
        <w:rPr>
          <w:szCs w:val="24"/>
        </w:rPr>
      </w:pPr>
      <w:bookmarkStart w:id="54" w:name="_Toc187660633"/>
      <w:r>
        <w:lastRenderedPageBreak/>
        <w:t xml:space="preserve">Kod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Kod_ \* ARABIC \s 1 </w:instrText>
      </w:r>
      <w:r>
        <w:fldChar w:fldCharType="separate"/>
      </w:r>
      <w:r>
        <w:rPr>
          <w:noProof/>
        </w:rPr>
        <w:t>10</w:t>
      </w:r>
      <w:r>
        <w:rPr>
          <w:noProof/>
        </w:rPr>
        <w:fldChar w:fldCharType="end"/>
      </w:r>
      <w:r>
        <w:t xml:space="preserve"> </w:t>
      </w:r>
      <w:r w:rsidRPr="00B75994">
        <w:rPr>
          <w:color w:val="333333"/>
          <w:szCs w:val="24"/>
        </w:rPr>
        <w:t>Moduł scalający i kontrolujący proces pomiaru</w:t>
      </w:r>
      <w:bookmarkEnd w:id="54"/>
    </w:p>
    <w:p w14:paraId="769D0D3C" w14:textId="77777777" w:rsidR="00582A81" w:rsidRPr="00B75994" w:rsidRDefault="00582A81" w:rsidP="00B75994">
      <w:pPr>
        <w:overflowPunct/>
        <w:autoSpaceDE/>
        <w:autoSpaceDN/>
        <w:adjustRightInd/>
        <w:spacing w:line="360" w:lineRule="auto"/>
        <w:contextualSpacing/>
        <w:jc w:val="both"/>
        <w:textAlignment w:val="auto"/>
        <w:rPr>
          <w:szCs w:val="24"/>
        </w:rPr>
      </w:pPr>
    </w:p>
    <w:p w14:paraId="54CD245A" w14:textId="77777777" w:rsidR="00582A81" w:rsidRPr="00B75994" w:rsidRDefault="00582A81" w:rsidP="00B75994">
      <w:pPr>
        <w:overflowPunct/>
        <w:autoSpaceDE/>
        <w:autoSpaceDN/>
        <w:adjustRightInd/>
        <w:spacing w:line="360" w:lineRule="auto"/>
        <w:contextualSpacing/>
        <w:jc w:val="both"/>
        <w:textAlignment w:val="auto"/>
        <w:rPr>
          <w:szCs w:val="24"/>
        </w:rPr>
      </w:pPr>
    </w:p>
    <w:p w14:paraId="1231BE67" w14:textId="77777777" w:rsidR="007F7116" w:rsidRPr="00B75994" w:rsidRDefault="007F7116" w:rsidP="00B75994">
      <w:pPr>
        <w:overflowPunct/>
        <w:autoSpaceDE/>
        <w:autoSpaceDN/>
        <w:adjustRightInd/>
        <w:spacing w:line="360" w:lineRule="auto"/>
        <w:contextualSpacing/>
        <w:jc w:val="both"/>
        <w:textAlignment w:val="auto"/>
        <w:rPr>
          <w:szCs w:val="24"/>
        </w:rPr>
        <w:sectPr w:rsidR="007F7116" w:rsidRPr="00B75994" w:rsidSect="004E2988">
          <w:headerReference w:type="even" r:id="rId31"/>
          <w:headerReference w:type="default" r:id="rId32"/>
          <w:footnotePr>
            <w:numRestart w:val="eachPage"/>
          </w:footnotePr>
          <w:pgSz w:w="11907" w:h="16840" w:code="9"/>
          <w:pgMar w:top="1418" w:right="1418" w:bottom="1418" w:left="1701" w:header="709" w:footer="765" w:gutter="0"/>
          <w:cols w:space="708"/>
          <w:titlePg/>
          <w:docGrid w:linePitch="326"/>
        </w:sectPr>
      </w:pPr>
    </w:p>
    <w:p w14:paraId="40E13D11" w14:textId="562E3D23" w:rsidR="007B1B80" w:rsidRPr="00B75994" w:rsidRDefault="00DD5E08" w:rsidP="0086700F">
      <w:pPr>
        <w:pStyle w:val="Nagwek1"/>
      </w:pPr>
      <w:bookmarkStart w:id="55" w:name="_Toc187605619"/>
      <w:r>
        <w:lastRenderedPageBreak/>
        <w:t>Proces uruchamiania projektu</w:t>
      </w:r>
      <w:bookmarkEnd w:id="55"/>
    </w:p>
    <w:p w14:paraId="4ACF4626" w14:textId="3CFF3B05" w:rsidR="0058277B" w:rsidRPr="0058277B" w:rsidRDefault="0058277B" w:rsidP="00B75994">
      <w:pPr>
        <w:pStyle w:val="Tekstpods"/>
        <w:spacing w:after="0" w:line="360" w:lineRule="auto"/>
        <w:contextualSpacing/>
        <w:rPr>
          <w:szCs w:val="24"/>
        </w:rPr>
      </w:pPr>
      <w:r w:rsidRPr="0058277B">
        <w:rPr>
          <w:szCs w:val="24"/>
        </w:rPr>
        <w:t xml:space="preserve">Współczesny rozwój technologii wymaga tworzenia coraz bardziej zaawansowanych układów elektronicznych, które znajdują zastosowanie w różnych dziedzinach przemysłu. </w:t>
      </w:r>
      <w:r w:rsidR="00DD5E08">
        <w:rPr>
          <w:szCs w:val="24"/>
        </w:rPr>
        <w:t>Proces implementacji układowej mimo wspomagania przez zaawansowane narzędzia jest zadaniem wymagającym. Wiele elementów z pozoru drobnych może mieć istotny wpływ na</w:t>
      </w:r>
      <w:r w:rsidR="003668CD">
        <w:rPr>
          <w:szCs w:val="24"/>
        </w:rPr>
        <w:t xml:space="preserve"> </w:t>
      </w:r>
      <w:r w:rsidR="00DD5E08">
        <w:rPr>
          <w:szCs w:val="24"/>
        </w:rPr>
        <w:t>jakość powstałego układu. Bardzo istotna jest znajomość architektury układów programowalnych pozwalająca na odpowiedni dobór elementów czy też sposób odwzorowania obliczeń arytmetycznych.</w:t>
      </w:r>
    </w:p>
    <w:p w14:paraId="0CC3032A" w14:textId="77777777" w:rsidR="0058277B" w:rsidRPr="0058277B" w:rsidRDefault="0058277B" w:rsidP="00B75994">
      <w:pPr>
        <w:pStyle w:val="Tekstpods"/>
        <w:spacing w:after="0" w:line="360" w:lineRule="auto"/>
        <w:contextualSpacing/>
        <w:rPr>
          <w:szCs w:val="24"/>
        </w:rPr>
      </w:pPr>
      <w:r w:rsidRPr="0058277B">
        <w:rPr>
          <w:szCs w:val="24"/>
        </w:rPr>
        <w:t>Celem niniejszego rozdziału jest szczegółowe omówienie procesu implementacji zaprojektowanego układu, począwszy od analizy wymagań, poprzez wybór odpowiednich narzędzi, aż po testowanie i weryfikację działania.</w:t>
      </w:r>
    </w:p>
    <w:p w14:paraId="305D1031" w14:textId="77777777" w:rsidR="0058277B" w:rsidRPr="0058277B" w:rsidRDefault="0058277B" w:rsidP="00B75994">
      <w:pPr>
        <w:pStyle w:val="Tekstpods"/>
        <w:spacing w:after="0" w:line="360" w:lineRule="auto"/>
        <w:contextualSpacing/>
        <w:rPr>
          <w:szCs w:val="24"/>
        </w:rPr>
      </w:pPr>
      <w:r w:rsidRPr="0058277B">
        <w:rPr>
          <w:szCs w:val="24"/>
        </w:rPr>
        <w:t>W pierwszej części przedstawiono specyfikację techniczną układu oraz uzasadniono wybór zastosowanych metod i narzędzi programistycznych. Następnie opisano kolejne etapy implementacji, zwracając uwagę na napotkane wyzwania i sposoby ich rozwiązania. W ostatniej sekcji omówiono wyniki testów oraz oceniono spełnienie założonych kryteriów projektowych.</w:t>
      </w:r>
    </w:p>
    <w:p w14:paraId="7D42E889" w14:textId="77777777" w:rsidR="0058277B" w:rsidRPr="0058277B" w:rsidRDefault="0058277B" w:rsidP="00B75994">
      <w:pPr>
        <w:pStyle w:val="Tekstpods"/>
        <w:spacing w:after="0" w:line="360" w:lineRule="auto"/>
        <w:contextualSpacing/>
        <w:rPr>
          <w:szCs w:val="24"/>
        </w:rPr>
      </w:pPr>
      <w:r w:rsidRPr="0058277B">
        <w:rPr>
          <w:szCs w:val="24"/>
        </w:rPr>
        <w:t xml:space="preserve">Do realizacji projektu wykorzystano język VHDL oraz środowisko </w:t>
      </w:r>
      <w:proofErr w:type="spellStart"/>
      <w:r w:rsidRPr="0058277B">
        <w:rPr>
          <w:szCs w:val="24"/>
        </w:rPr>
        <w:t>Xilinx</w:t>
      </w:r>
      <w:proofErr w:type="spellEnd"/>
      <w:r w:rsidRPr="0058277B">
        <w:rPr>
          <w:szCs w:val="24"/>
        </w:rPr>
        <w:t xml:space="preserve"> ISE, które umożliwiły efektywne modelowanie i symulację układu. Wybór tych narzędzi podyktowany był ich szerokim zastosowaniem w przemyśle oraz dostępnością zasobów edukacyjnych.</w:t>
      </w:r>
    </w:p>
    <w:p w14:paraId="0ADFCD94" w14:textId="77777777" w:rsidR="0058277B" w:rsidRPr="0058277B" w:rsidRDefault="0058277B" w:rsidP="00B75994">
      <w:pPr>
        <w:pStyle w:val="Tekstpods"/>
        <w:spacing w:after="0" w:line="360" w:lineRule="auto"/>
        <w:contextualSpacing/>
        <w:rPr>
          <w:szCs w:val="24"/>
        </w:rPr>
      </w:pPr>
      <w:r w:rsidRPr="0058277B">
        <w:rPr>
          <w:szCs w:val="24"/>
        </w:rPr>
        <w:t>Przedstawiona struktura rozdziału pozwala na kompleksowe zrozumienie procesu implementacji układu, podkreślając kluczowe aspekty techniczne oraz decyzje projektowe, które wpłynęły na ostateczny kształt rozwiązania.</w:t>
      </w:r>
    </w:p>
    <w:p w14:paraId="40B6D26F" w14:textId="682F51F2" w:rsidR="0058277B" w:rsidRPr="00B75994" w:rsidRDefault="00DD5E08" w:rsidP="00B75994">
      <w:pPr>
        <w:pStyle w:val="Nagwek2"/>
        <w:spacing w:after="0" w:line="360" w:lineRule="auto"/>
        <w:jc w:val="both"/>
        <w:rPr>
          <w:sz w:val="24"/>
          <w:szCs w:val="24"/>
        </w:rPr>
      </w:pPr>
      <w:bookmarkStart w:id="56" w:name="_Toc187605620"/>
      <w:r>
        <w:rPr>
          <w:sz w:val="24"/>
          <w:szCs w:val="24"/>
        </w:rPr>
        <w:t>Symulacja funkcjonalna</w:t>
      </w:r>
      <w:bookmarkEnd w:id="56"/>
    </w:p>
    <w:p w14:paraId="0A106F4A" w14:textId="519EB040" w:rsidR="006B587F" w:rsidRDefault="00D7798B" w:rsidP="00B75994">
      <w:pPr>
        <w:pStyle w:val="Tekstpods"/>
        <w:spacing w:after="0" w:line="360" w:lineRule="auto"/>
        <w:rPr>
          <w:szCs w:val="24"/>
        </w:rPr>
      </w:pPr>
      <w:r w:rsidRPr="00B75994">
        <w:rPr>
          <w:szCs w:val="24"/>
        </w:rPr>
        <w:t xml:space="preserve">Testowanie </w:t>
      </w:r>
      <w:r w:rsidR="00B04B96">
        <w:rPr>
          <w:szCs w:val="24"/>
        </w:rPr>
        <w:t>opisu układu cyfrowego</w:t>
      </w:r>
      <w:r w:rsidR="00B04B96" w:rsidRPr="00B75994">
        <w:rPr>
          <w:szCs w:val="24"/>
        </w:rPr>
        <w:t xml:space="preserve"> </w:t>
      </w:r>
      <w:r w:rsidRPr="00B75994">
        <w:rPr>
          <w:szCs w:val="24"/>
        </w:rPr>
        <w:t>w języku VHDL</w:t>
      </w:r>
      <w:r w:rsidR="00DD5E08">
        <w:rPr>
          <w:szCs w:val="24"/>
        </w:rPr>
        <w:t xml:space="preserve"> przeprowadzono</w:t>
      </w:r>
      <w:r w:rsidRPr="00B75994">
        <w:rPr>
          <w:szCs w:val="24"/>
        </w:rPr>
        <w:t xml:space="preserve"> za pomocą </w:t>
      </w:r>
      <w:r w:rsidR="00B04B96">
        <w:rPr>
          <w:szCs w:val="24"/>
        </w:rPr>
        <w:t>symulator</w:t>
      </w:r>
      <w:r w:rsidR="00DD5E08">
        <w:rPr>
          <w:szCs w:val="24"/>
        </w:rPr>
        <w:t>a</w:t>
      </w:r>
      <w:r w:rsidR="00B04B96" w:rsidRPr="00B75994">
        <w:rPr>
          <w:szCs w:val="24"/>
        </w:rPr>
        <w:t xml:space="preserve"> </w:t>
      </w:r>
      <w:proofErr w:type="spellStart"/>
      <w:r w:rsidRPr="00B75994">
        <w:rPr>
          <w:szCs w:val="24"/>
        </w:rPr>
        <w:t>ModelSim</w:t>
      </w:r>
      <w:proofErr w:type="spellEnd"/>
      <w:ins w:id="57" w:author="Adam Milik" w:date="2025-01-08T21:17:00Z">
        <w:r w:rsidR="00DD5E08">
          <w:rPr>
            <w:szCs w:val="24"/>
          </w:rPr>
          <w:t>.</w:t>
        </w:r>
      </w:ins>
      <w:r w:rsidRPr="00B75994">
        <w:rPr>
          <w:szCs w:val="24"/>
        </w:rPr>
        <w:t xml:space="preserve"> </w:t>
      </w:r>
      <w:r w:rsidR="00DD5E08">
        <w:rPr>
          <w:szCs w:val="24"/>
        </w:rPr>
        <w:t>U</w:t>
      </w:r>
      <w:r w:rsidRPr="00B75994">
        <w:rPr>
          <w:szCs w:val="24"/>
        </w:rPr>
        <w:t xml:space="preserve">możliwia </w:t>
      </w:r>
      <w:r w:rsidR="00DD5E08">
        <w:rPr>
          <w:szCs w:val="24"/>
        </w:rPr>
        <w:t>on</w:t>
      </w:r>
      <w:r w:rsidR="00DD5E08" w:rsidRPr="00B75994">
        <w:rPr>
          <w:szCs w:val="24"/>
        </w:rPr>
        <w:t xml:space="preserve"> </w:t>
      </w:r>
      <w:r w:rsidRPr="00B75994">
        <w:rPr>
          <w:szCs w:val="24"/>
        </w:rPr>
        <w:t>symulację zachowania układu</w:t>
      </w:r>
      <w:r w:rsidR="00DD5E08">
        <w:rPr>
          <w:szCs w:val="24"/>
        </w:rPr>
        <w:t xml:space="preserve"> przy wykorzystaniu środowiska testowego generującego pobudzenia oraz weryfikującego odpowiedzi układu.</w:t>
      </w:r>
      <w:r w:rsidRPr="00B75994">
        <w:rPr>
          <w:szCs w:val="24"/>
        </w:rPr>
        <w:t xml:space="preserve"> </w:t>
      </w:r>
      <w:r w:rsidR="00DD5E08">
        <w:rPr>
          <w:szCs w:val="24"/>
        </w:rPr>
        <w:t xml:space="preserve">Układ może zostać opisany w sposób funkcjonalny. Opis taki skupia się na funkcjonalności </w:t>
      </w:r>
      <w:r w:rsidR="00DD5E08">
        <w:rPr>
          <w:szCs w:val="24"/>
        </w:rPr>
        <w:lastRenderedPageBreak/>
        <w:t xml:space="preserve">pomijając fizyczne własności elementów logicznych jakimi jest czas propagacji sygnału. W przypadku opisu funkcjonalnego </w:t>
      </w:r>
      <w:r w:rsidR="006B587F">
        <w:rPr>
          <w:szCs w:val="24"/>
        </w:rPr>
        <w:t xml:space="preserve">opisanie czasu propagacji w wielu przypadkach może być trudne ze względu na abstrakcyjny opis złożonych funkcji. Poddając opis syntezie logicznej oraz </w:t>
      </w:r>
      <w:r w:rsidR="00F8459F">
        <w:rPr>
          <w:szCs w:val="24"/>
        </w:rPr>
        <w:t>odwzorowaniu</w:t>
      </w:r>
      <w:r w:rsidR="006B587F">
        <w:rPr>
          <w:szCs w:val="24"/>
        </w:rPr>
        <w:t xml:space="preserve"> technologicznemu można uzyskać model fizyczny w którym zostają uwzględnione rzeczywiste czasy propagacji poszczególnych elementów.</w:t>
      </w:r>
    </w:p>
    <w:p w14:paraId="24F64B50" w14:textId="79829EA9" w:rsidR="0058277B" w:rsidRPr="00B75994" w:rsidRDefault="00D7798B" w:rsidP="00B75994">
      <w:pPr>
        <w:pStyle w:val="Tekstpods"/>
        <w:spacing w:after="0" w:line="360" w:lineRule="auto"/>
        <w:rPr>
          <w:szCs w:val="24"/>
        </w:rPr>
      </w:pPr>
      <w:r w:rsidRPr="00B75994">
        <w:rPr>
          <w:szCs w:val="24"/>
        </w:rPr>
        <w:t xml:space="preserve">Dzięki temu możliwe jest wczesne wykrywanie błędów w </w:t>
      </w:r>
      <w:r w:rsidR="006B587F">
        <w:rPr>
          <w:szCs w:val="24"/>
        </w:rPr>
        <w:t>działaniu</w:t>
      </w:r>
      <w:r w:rsidR="006B587F" w:rsidRPr="00B75994">
        <w:rPr>
          <w:szCs w:val="24"/>
        </w:rPr>
        <w:t xml:space="preserve"> </w:t>
      </w:r>
      <w:r w:rsidRPr="00B75994">
        <w:rPr>
          <w:szCs w:val="24"/>
        </w:rPr>
        <w:t>układu, co znacznie obniża koszty i czas potrzebny na poprawki. Środowisko oferuje zaawansowane narzędzia debugowania, takie jak analiza przebiegów sygnałów, przegląd zmiennych i sygnałów w czasie rzeczywistym, punkty kontrolne oraz monitorowanie symulacji, co ułatwia diagnostykę problemów.</w:t>
      </w:r>
    </w:p>
    <w:p w14:paraId="2D541856" w14:textId="77777777" w:rsidR="00293977" w:rsidRPr="00293977" w:rsidRDefault="00293977" w:rsidP="00B7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jc w:val="both"/>
        <w:textAlignment w:val="auto"/>
        <w:rPr>
          <w:color w:val="333333"/>
          <w:szCs w:val="24"/>
        </w:rPr>
      </w:pPr>
      <w:r w:rsidRPr="00B75994">
        <w:rPr>
          <w:szCs w:val="24"/>
        </w:rPr>
        <w:t xml:space="preserve">Pisząc </w:t>
      </w:r>
      <w:proofErr w:type="spellStart"/>
      <w:r w:rsidRPr="00B75994">
        <w:rPr>
          <w:szCs w:val="24"/>
        </w:rPr>
        <w:t>testbanch</w:t>
      </w:r>
      <w:proofErr w:type="spellEnd"/>
      <w:r w:rsidRPr="00B75994">
        <w:rPr>
          <w:szCs w:val="24"/>
        </w:rPr>
        <w:t xml:space="preserve"> należ zastanowić się które z danych wejściowych potrzebują inicjacji przez warunki zewnętrzne i spróbować je zainicjować. Pierwszym potrzebnym sygnałem zewnętrznym w naszym programie jest zegar: </w:t>
      </w:r>
      <w:proofErr w:type="spellStart"/>
      <w:r w:rsidRPr="00293977">
        <w:rPr>
          <w:color w:val="333333"/>
          <w:szCs w:val="24"/>
        </w:rPr>
        <w:t>clock</w:t>
      </w:r>
      <w:proofErr w:type="spellEnd"/>
      <w:r w:rsidRPr="00293977">
        <w:rPr>
          <w:color w:val="333333"/>
          <w:szCs w:val="24"/>
        </w:rPr>
        <w:t xml:space="preserve"> &lt;= </w:t>
      </w:r>
      <w:r w:rsidRPr="00293977">
        <w:rPr>
          <w:color w:val="0000FF"/>
          <w:szCs w:val="24"/>
        </w:rPr>
        <w:t>not</w:t>
      </w:r>
      <w:r w:rsidRPr="00293977">
        <w:rPr>
          <w:color w:val="333333"/>
          <w:szCs w:val="24"/>
        </w:rPr>
        <w:t xml:space="preserve"> </w:t>
      </w:r>
      <w:proofErr w:type="spellStart"/>
      <w:r w:rsidRPr="00293977">
        <w:rPr>
          <w:color w:val="333333"/>
          <w:szCs w:val="24"/>
        </w:rPr>
        <w:t>clock</w:t>
      </w:r>
      <w:proofErr w:type="spellEnd"/>
      <w:r w:rsidRPr="00293977">
        <w:rPr>
          <w:color w:val="333333"/>
          <w:szCs w:val="24"/>
        </w:rPr>
        <w:t xml:space="preserve"> </w:t>
      </w:r>
      <w:proofErr w:type="spellStart"/>
      <w:r w:rsidRPr="00293977">
        <w:rPr>
          <w:color w:val="0000FF"/>
          <w:szCs w:val="24"/>
        </w:rPr>
        <w:t>after</w:t>
      </w:r>
      <w:proofErr w:type="spellEnd"/>
      <w:r w:rsidRPr="00293977">
        <w:rPr>
          <w:color w:val="333333"/>
          <w:szCs w:val="24"/>
        </w:rPr>
        <w:t xml:space="preserve"> 10 </w:t>
      </w:r>
      <w:proofErr w:type="spellStart"/>
      <w:r w:rsidRPr="00293977">
        <w:rPr>
          <w:color w:val="333333"/>
          <w:szCs w:val="24"/>
        </w:rPr>
        <w:t>ns</w:t>
      </w:r>
      <w:proofErr w:type="spellEnd"/>
      <w:r w:rsidRPr="00293977">
        <w:rPr>
          <w:color w:val="333333"/>
          <w:szCs w:val="24"/>
        </w:rPr>
        <w:t>;</w:t>
      </w:r>
    </w:p>
    <w:p w14:paraId="75F387D4" w14:textId="3B271F4E" w:rsidR="00D7798B" w:rsidRPr="00B75994" w:rsidRDefault="00293977" w:rsidP="00B75994">
      <w:pPr>
        <w:pStyle w:val="Tekstpods"/>
        <w:spacing w:after="0" w:line="360" w:lineRule="auto"/>
        <w:ind w:firstLine="0"/>
        <w:rPr>
          <w:szCs w:val="24"/>
        </w:rPr>
      </w:pPr>
      <w:r w:rsidRPr="00B75994">
        <w:rPr>
          <w:szCs w:val="24"/>
        </w:rPr>
        <w:t xml:space="preserve">Zmiana zegara co 10ns na wartość odwrotną, </w:t>
      </w:r>
      <w:proofErr w:type="gramStart"/>
      <w:r w:rsidRPr="00B75994">
        <w:rPr>
          <w:szCs w:val="24"/>
        </w:rPr>
        <w:t>oznacza</w:t>
      </w:r>
      <w:proofErr w:type="gramEnd"/>
      <w:r w:rsidRPr="00B75994">
        <w:rPr>
          <w:szCs w:val="24"/>
        </w:rPr>
        <w:t xml:space="preserve"> że cały okres wynosi 20 </w:t>
      </w:r>
      <w:proofErr w:type="spellStart"/>
      <w:r w:rsidRPr="00B75994">
        <w:rPr>
          <w:szCs w:val="24"/>
        </w:rPr>
        <w:t>ns</w:t>
      </w:r>
      <w:proofErr w:type="spellEnd"/>
      <w:r w:rsidRPr="00B75994">
        <w:rPr>
          <w:szCs w:val="24"/>
        </w:rPr>
        <w:t>, czyli testowy zegar ma częstotliwość 50Mhz, jak w przypadku zegara wykorzystywanego w układzie.</w:t>
      </w:r>
    </w:p>
    <w:p w14:paraId="0B3992DA" w14:textId="77C151CA" w:rsidR="00293977" w:rsidRPr="00B75994" w:rsidRDefault="00293977" w:rsidP="00B75994">
      <w:pPr>
        <w:pStyle w:val="Tekstpods"/>
        <w:spacing w:after="0" w:line="360" w:lineRule="auto"/>
        <w:ind w:firstLine="0"/>
        <w:rPr>
          <w:szCs w:val="24"/>
        </w:rPr>
      </w:pPr>
      <w:r w:rsidRPr="00B75994">
        <w:rPr>
          <w:szCs w:val="24"/>
        </w:rPr>
        <w:tab/>
        <w:t xml:space="preserve">Kolejnym zewnętrznym sygnałem wymaganym do poprawnego działania programu, który należy zaprogramować jest sygnał ECHO, którego długość pozwala nam mierzyć odległość do obiektu. Poniższy sygnał echo symuluje odległość do obiektu </w:t>
      </w:r>
      <w:r w:rsidR="008B5E8A" w:rsidRPr="00B75994">
        <w:rPr>
          <w:szCs w:val="24"/>
        </w:rPr>
        <w:t>2m, czyli czas podróży sygnału dźwiękowego od czujnika do obiektu i z powrotem powinien wynosić około 11,6 ms. Następnie sygnał Echo jest ustawiany na tę długość w stan wysoki, który to czas będzie mierzony przez moduł obliczania odległości.</w:t>
      </w:r>
    </w:p>
    <w:p w14:paraId="136D04BA" w14:textId="585B0EC3" w:rsidR="008B5E8A" w:rsidRPr="00B75994" w:rsidRDefault="008B5E8A" w:rsidP="00B75994">
      <w:pPr>
        <w:pStyle w:val="Tekstpods"/>
        <w:spacing w:after="0" w:line="360" w:lineRule="auto"/>
        <w:ind w:firstLine="0"/>
        <w:rPr>
          <w:szCs w:val="24"/>
        </w:rPr>
      </w:pPr>
      <w:r w:rsidRPr="00B75994">
        <w:rPr>
          <w:szCs w:val="24"/>
        </w:rPr>
        <w:tab/>
      </w:r>
    </w:p>
    <w:p w14:paraId="00637132" w14:textId="77777777" w:rsidR="00293977" w:rsidRPr="00B75994" w:rsidRDefault="00293977" w:rsidP="00B75994">
      <w:pPr>
        <w:pStyle w:val="Tekstpods"/>
        <w:spacing w:after="0" w:line="360" w:lineRule="auto"/>
        <w:rPr>
          <w:szCs w:val="24"/>
        </w:rPr>
      </w:pPr>
    </w:p>
    <w:tbl>
      <w:tblPr>
        <w:tblW w:w="8784"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5"/>
        <w:gridCol w:w="8459"/>
      </w:tblGrid>
      <w:tr w:rsidR="00293977" w:rsidRPr="00293977" w14:paraId="0F3EF04F" w14:textId="77777777" w:rsidTr="00126423">
        <w:trPr>
          <w:tblCellSpacing w:w="15" w:type="dxa"/>
        </w:trPr>
        <w:tc>
          <w:tcPr>
            <w:tcW w:w="0" w:type="auto"/>
            <w:vAlign w:val="center"/>
            <w:hideMark/>
          </w:tcPr>
          <w:p w14:paraId="127C2650"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1</w:t>
            </w:r>
          </w:p>
          <w:p w14:paraId="3FD68C1A"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 xml:space="preserve"> 2</w:t>
            </w:r>
          </w:p>
          <w:p w14:paraId="24C98E66"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 xml:space="preserve"> 3</w:t>
            </w:r>
          </w:p>
          <w:p w14:paraId="6368A76F"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 xml:space="preserve"> 4</w:t>
            </w:r>
          </w:p>
          <w:p w14:paraId="40EC38FF"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 xml:space="preserve"> 5</w:t>
            </w:r>
          </w:p>
          <w:p w14:paraId="41536926"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 xml:space="preserve"> 6</w:t>
            </w:r>
          </w:p>
          <w:p w14:paraId="37F5C0D4"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 xml:space="preserve"> 7</w:t>
            </w:r>
          </w:p>
          <w:p w14:paraId="69F35FAD"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 xml:space="preserve"> 8</w:t>
            </w:r>
          </w:p>
          <w:p w14:paraId="38AA67CF"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 xml:space="preserve"> 9</w:t>
            </w:r>
          </w:p>
          <w:p w14:paraId="7C5D429E"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10</w:t>
            </w:r>
          </w:p>
          <w:p w14:paraId="20D1A01C"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11</w:t>
            </w:r>
          </w:p>
          <w:p w14:paraId="24F81DA0"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12</w:t>
            </w:r>
          </w:p>
          <w:p w14:paraId="5D955997"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lastRenderedPageBreak/>
              <w:t>13</w:t>
            </w:r>
          </w:p>
          <w:p w14:paraId="459AE739"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14</w:t>
            </w:r>
          </w:p>
          <w:p w14:paraId="62A548BA"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15</w:t>
            </w:r>
          </w:p>
          <w:p w14:paraId="79E3EB4C"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16</w:t>
            </w:r>
          </w:p>
          <w:p w14:paraId="37C6B9BF"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17</w:t>
            </w:r>
          </w:p>
          <w:p w14:paraId="5DD0A708"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18</w:t>
            </w:r>
          </w:p>
          <w:p w14:paraId="28A4C529"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19</w:t>
            </w:r>
          </w:p>
          <w:p w14:paraId="542C74E9"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20</w:t>
            </w:r>
          </w:p>
          <w:p w14:paraId="488DDF44"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21</w:t>
            </w:r>
          </w:p>
          <w:p w14:paraId="05BB1EA1"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22</w:t>
            </w:r>
          </w:p>
          <w:p w14:paraId="7692C1AE"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23</w:t>
            </w:r>
          </w:p>
          <w:p w14:paraId="771D1D14"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24</w:t>
            </w:r>
          </w:p>
          <w:p w14:paraId="32F1859F"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25</w:t>
            </w:r>
          </w:p>
          <w:p w14:paraId="769FFA40"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26</w:t>
            </w:r>
          </w:p>
          <w:p w14:paraId="7250731E"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27</w:t>
            </w:r>
          </w:p>
          <w:p w14:paraId="135D2822"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28</w:t>
            </w:r>
          </w:p>
          <w:p w14:paraId="77D958EB"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29</w:t>
            </w:r>
          </w:p>
          <w:p w14:paraId="683534E4"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30</w:t>
            </w:r>
          </w:p>
          <w:p w14:paraId="5C3B030A"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31</w:t>
            </w:r>
          </w:p>
          <w:p w14:paraId="5EF08C45"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32</w:t>
            </w:r>
          </w:p>
          <w:p w14:paraId="4D4213A6"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33</w:t>
            </w:r>
          </w:p>
          <w:p w14:paraId="7AF8A64F"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34</w:t>
            </w:r>
          </w:p>
          <w:p w14:paraId="30113131"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35</w:t>
            </w:r>
          </w:p>
          <w:p w14:paraId="1E98EE75"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36</w:t>
            </w:r>
          </w:p>
          <w:p w14:paraId="6C00C72F"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37</w:t>
            </w:r>
          </w:p>
          <w:p w14:paraId="74E63741"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38</w:t>
            </w:r>
          </w:p>
          <w:p w14:paraId="3EE2A915"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39</w:t>
            </w:r>
          </w:p>
          <w:p w14:paraId="187D56D5"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40</w:t>
            </w:r>
          </w:p>
          <w:p w14:paraId="1B78F8CE"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41</w:t>
            </w:r>
          </w:p>
          <w:p w14:paraId="0AEDBEFF"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42</w:t>
            </w:r>
          </w:p>
          <w:p w14:paraId="5DC4ED0A"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43</w:t>
            </w:r>
          </w:p>
          <w:p w14:paraId="66C67F82"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44</w:t>
            </w:r>
          </w:p>
          <w:p w14:paraId="68168720" w14:textId="77777777" w:rsidR="00293977" w:rsidRP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45</w:t>
            </w:r>
          </w:p>
          <w:p w14:paraId="016D83EB" w14:textId="77777777" w:rsidR="00293977" w:rsidRDefault="00293977"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sidRPr="00293977">
              <w:rPr>
                <w:color w:val="333333"/>
                <w:szCs w:val="24"/>
              </w:rPr>
              <w:t>46</w:t>
            </w:r>
          </w:p>
          <w:p w14:paraId="7598D694" w14:textId="77777777" w:rsidR="009D33C0" w:rsidRDefault="009D33C0"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Pr>
                <w:color w:val="333333"/>
                <w:szCs w:val="24"/>
              </w:rPr>
              <w:t>47</w:t>
            </w:r>
          </w:p>
          <w:p w14:paraId="2C80C6BF" w14:textId="77777777" w:rsidR="009D33C0" w:rsidRDefault="009D33C0"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Pr>
                <w:color w:val="333333"/>
                <w:szCs w:val="24"/>
              </w:rPr>
              <w:t>48</w:t>
            </w:r>
          </w:p>
          <w:p w14:paraId="4BAB57D3" w14:textId="77777777" w:rsidR="009D33C0" w:rsidRDefault="009D33C0"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Pr>
                <w:color w:val="333333"/>
                <w:szCs w:val="24"/>
              </w:rPr>
              <w:t>49</w:t>
            </w:r>
          </w:p>
          <w:p w14:paraId="434ABBDA" w14:textId="28DC9DCA" w:rsidR="009D33C0" w:rsidRPr="00293977" w:rsidRDefault="009D33C0" w:rsidP="00126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76" w:lineRule="auto"/>
              <w:jc w:val="both"/>
              <w:textAlignment w:val="auto"/>
              <w:rPr>
                <w:color w:val="333333"/>
                <w:szCs w:val="24"/>
              </w:rPr>
            </w:pPr>
            <w:r>
              <w:rPr>
                <w:color w:val="333333"/>
                <w:szCs w:val="24"/>
              </w:rPr>
              <w:t>50</w:t>
            </w:r>
          </w:p>
        </w:tc>
        <w:tc>
          <w:tcPr>
            <w:tcW w:w="8414" w:type="dxa"/>
            <w:vAlign w:val="center"/>
            <w:hideMark/>
          </w:tcPr>
          <w:p w14:paraId="27FED1DD"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0000FF"/>
                <w:sz w:val="20"/>
                <w:lang w:val="en-US"/>
              </w:rPr>
              <w:lastRenderedPageBreak/>
              <w:t>entity</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measurement_tb</w:t>
            </w:r>
            <w:proofErr w:type="spellEnd"/>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0000FF"/>
                <w:sz w:val="20"/>
                <w:lang w:val="en-US"/>
              </w:rPr>
              <w:t>is</w:t>
            </w:r>
            <w:proofErr w:type="gramEnd"/>
          </w:p>
          <w:p w14:paraId="75C5C7C0"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0000FF"/>
                <w:sz w:val="20"/>
                <w:lang w:val="en-US"/>
              </w:rPr>
              <w:t>end</w:t>
            </w: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entity</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measurement_</w:t>
            </w:r>
            <w:proofErr w:type="gramStart"/>
            <w:r w:rsidRPr="009D33C0">
              <w:rPr>
                <w:rFonts w:ascii="Courier New" w:hAnsi="Courier New" w:cs="Courier New"/>
                <w:color w:val="2B91AF"/>
                <w:sz w:val="20"/>
                <w:lang w:val="en-US"/>
              </w:rPr>
              <w:t>tb</w:t>
            </w:r>
            <w:proofErr w:type="spellEnd"/>
            <w:r w:rsidRPr="009D33C0">
              <w:rPr>
                <w:rFonts w:ascii="Courier New" w:hAnsi="Courier New" w:cs="Courier New"/>
                <w:color w:val="333333"/>
                <w:sz w:val="20"/>
                <w:lang w:val="en-US"/>
              </w:rPr>
              <w:t>;</w:t>
            </w:r>
            <w:proofErr w:type="gramEnd"/>
          </w:p>
          <w:p w14:paraId="3F8D00FE"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
          <w:p w14:paraId="1F6BEE03"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0000FF"/>
                <w:sz w:val="20"/>
                <w:lang w:val="en-US"/>
              </w:rPr>
              <w:t>architecture</w:t>
            </w:r>
            <w:r w:rsidRPr="009D33C0">
              <w:rPr>
                <w:rFonts w:ascii="Courier New" w:hAnsi="Courier New" w:cs="Courier New"/>
                <w:color w:val="333333"/>
                <w:sz w:val="20"/>
                <w:lang w:val="en-US"/>
              </w:rPr>
              <w:t xml:space="preserve"> </w:t>
            </w:r>
            <w:r w:rsidRPr="009D33C0">
              <w:rPr>
                <w:rFonts w:ascii="Courier New" w:hAnsi="Courier New" w:cs="Courier New"/>
                <w:color w:val="2B91AF"/>
                <w:sz w:val="20"/>
                <w:lang w:val="en-US"/>
              </w:rPr>
              <w:t>test</w:t>
            </w: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of</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measurement_tb</w:t>
            </w:r>
            <w:proofErr w:type="spellEnd"/>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0000FF"/>
                <w:sz w:val="20"/>
                <w:lang w:val="en-US"/>
              </w:rPr>
              <w:t>is</w:t>
            </w:r>
            <w:proofErr w:type="gramEnd"/>
          </w:p>
          <w:p w14:paraId="0A96A57C"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roofErr w:type="gramStart"/>
            <w:r w:rsidRPr="009D33C0">
              <w:rPr>
                <w:rFonts w:ascii="Courier New" w:hAnsi="Courier New" w:cs="Courier New"/>
                <w:color w:val="0000FF"/>
                <w:sz w:val="20"/>
                <w:lang w:val="en-US"/>
              </w:rPr>
              <w:t>component</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Measurement</w:t>
            </w:r>
            <w:proofErr w:type="gramEnd"/>
            <w:r w:rsidRPr="009D33C0">
              <w:rPr>
                <w:rFonts w:ascii="Courier New" w:hAnsi="Courier New" w:cs="Courier New"/>
                <w:color w:val="2B91AF"/>
                <w:sz w:val="20"/>
                <w:lang w:val="en-US"/>
              </w:rPr>
              <w:t>_control</w:t>
            </w:r>
            <w:proofErr w:type="spell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is</w:t>
            </w:r>
          </w:p>
          <w:p w14:paraId="505748F5"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port</w:t>
            </w:r>
            <w:r w:rsidRPr="009D33C0">
              <w:rPr>
                <w:rFonts w:ascii="Courier New" w:hAnsi="Courier New" w:cs="Courier New"/>
                <w:color w:val="333333"/>
                <w:sz w:val="20"/>
                <w:lang w:val="en-US"/>
              </w:rPr>
              <w:t xml:space="preserve"> (</w:t>
            </w:r>
          </w:p>
          <w:p w14:paraId="3F96C0B6"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proofErr w:type="spellStart"/>
            <w:proofErr w:type="gramStart"/>
            <w:r w:rsidRPr="009D33C0">
              <w:rPr>
                <w:rFonts w:ascii="Courier New" w:hAnsi="Courier New" w:cs="Courier New"/>
                <w:color w:val="333333"/>
                <w:sz w:val="20"/>
                <w:lang w:val="en-US"/>
              </w:rPr>
              <w:t>clk</w:t>
            </w:r>
            <w:proofErr w:type="spellEnd"/>
            <w:r w:rsidRPr="009D33C0">
              <w:rPr>
                <w:rFonts w:ascii="Courier New" w:hAnsi="Courier New" w:cs="Courier New"/>
                <w:color w:val="333333"/>
                <w:sz w:val="20"/>
                <w:lang w:val="en-US"/>
              </w:rPr>
              <w:t xml:space="preserve"> :</w:t>
            </w:r>
            <w:proofErr w:type="gram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in</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w:t>
            </w:r>
            <w:proofErr w:type="spellEnd"/>
            <w:r w:rsidRPr="009D33C0">
              <w:rPr>
                <w:rFonts w:ascii="Courier New" w:hAnsi="Courier New" w:cs="Courier New"/>
                <w:color w:val="333333"/>
                <w:sz w:val="20"/>
                <w:lang w:val="en-US"/>
              </w:rPr>
              <w:t>;</w:t>
            </w:r>
          </w:p>
          <w:p w14:paraId="156BDA90"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333333"/>
                <w:sz w:val="20"/>
                <w:lang w:val="en-US"/>
              </w:rPr>
              <w:t>reset :</w:t>
            </w:r>
            <w:proofErr w:type="gram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in</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w:t>
            </w:r>
            <w:proofErr w:type="spellEnd"/>
            <w:r w:rsidRPr="009D33C0">
              <w:rPr>
                <w:rFonts w:ascii="Courier New" w:hAnsi="Courier New" w:cs="Courier New"/>
                <w:color w:val="333333"/>
                <w:sz w:val="20"/>
                <w:lang w:val="en-US"/>
              </w:rPr>
              <w:t xml:space="preserve">;    </w:t>
            </w:r>
          </w:p>
          <w:p w14:paraId="65AC94FC"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333333"/>
                <w:sz w:val="20"/>
                <w:lang w:val="en-US"/>
              </w:rPr>
              <w:t>trigger :</w:t>
            </w:r>
            <w:proofErr w:type="gram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out</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w:t>
            </w:r>
            <w:proofErr w:type="spellEnd"/>
            <w:r w:rsidRPr="009D33C0">
              <w:rPr>
                <w:rFonts w:ascii="Courier New" w:hAnsi="Courier New" w:cs="Courier New"/>
                <w:color w:val="333333"/>
                <w:sz w:val="20"/>
                <w:lang w:val="en-US"/>
              </w:rPr>
              <w:t xml:space="preserve">;  </w:t>
            </w:r>
          </w:p>
          <w:p w14:paraId="28DC7D1C"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333333"/>
                <w:sz w:val="20"/>
                <w:lang w:val="en-US"/>
              </w:rPr>
              <w:t>servo_</w:t>
            </w:r>
            <w:proofErr w:type="gramStart"/>
            <w:r w:rsidRPr="009D33C0">
              <w:rPr>
                <w:rFonts w:ascii="Courier New" w:hAnsi="Courier New" w:cs="Courier New"/>
                <w:color w:val="333333"/>
                <w:sz w:val="20"/>
                <w:lang w:val="en-US"/>
              </w:rPr>
              <w:t>pwm</w:t>
            </w:r>
            <w:proofErr w:type="spellEnd"/>
            <w:r w:rsidRPr="009D33C0">
              <w:rPr>
                <w:rFonts w:ascii="Courier New" w:hAnsi="Courier New" w:cs="Courier New"/>
                <w:color w:val="333333"/>
                <w:sz w:val="20"/>
                <w:lang w:val="en-US"/>
              </w:rPr>
              <w:t xml:space="preserve"> :</w:t>
            </w:r>
            <w:proofErr w:type="gram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out</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w:t>
            </w:r>
            <w:proofErr w:type="spellEnd"/>
            <w:r w:rsidRPr="009D33C0">
              <w:rPr>
                <w:rFonts w:ascii="Courier New" w:hAnsi="Courier New" w:cs="Courier New"/>
                <w:color w:val="333333"/>
                <w:sz w:val="20"/>
                <w:lang w:val="en-US"/>
              </w:rPr>
              <w:t xml:space="preserve"> </w:t>
            </w:r>
          </w:p>
          <w:p w14:paraId="2DB874CA"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p>
          <w:p w14:paraId="18652627"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0000FF"/>
                <w:sz w:val="20"/>
                <w:lang w:val="en-US"/>
              </w:rPr>
              <w:t>end</w:t>
            </w:r>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0000FF"/>
                <w:sz w:val="20"/>
                <w:lang w:val="en-US"/>
              </w:rPr>
              <w:t>component</w:t>
            </w:r>
            <w:r w:rsidRPr="009D33C0">
              <w:rPr>
                <w:rFonts w:ascii="Courier New" w:hAnsi="Courier New" w:cs="Courier New"/>
                <w:color w:val="333333"/>
                <w:sz w:val="20"/>
                <w:lang w:val="en-US"/>
              </w:rPr>
              <w:t>;</w:t>
            </w:r>
            <w:proofErr w:type="gramEnd"/>
          </w:p>
          <w:p w14:paraId="7B75658E"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0000FF"/>
                <w:sz w:val="20"/>
                <w:lang w:val="en-US"/>
              </w:rPr>
              <w:t>component</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Distance_calculator</w:t>
            </w:r>
            <w:proofErr w:type="spellEnd"/>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0000FF"/>
                <w:sz w:val="20"/>
                <w:lang w:val="en-US"/>
              </w:rPr>
              <w:t>is</w:t>
            </w:r>
            <w:proofErr w:type="gramEnd"/>
          </w:p>
          <w:p w14:paraId="61C5EC0C"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ab/>
            </w:r>
            <w:proofErr w:type="gramStart"/>
            <w:r w:rsidRPr="009D33C0">
              <w:rPr>
                <w:rFonts w:ascii="Courier New" w:hAnsi="Courier New" w:cs="Courier New"/>
                <w:color w:val="0000FF"/>
                <w:sz w:val="20"/>
                <w:lang w:val="en-US"/>
              </w:rPr>
              <w:t>port</w:t>
            </w:r>
            <w:r w:rsidRPr="009D33C0">
              <w:rPr>
                <w:rFonts w:ascii="Courier New" w:hAnsi="Courier New" w:cs="Courier New"/>
                <w:color w:val="333333"/>
                <w:sz w:val="20"/>
                <w:lang w:val="en-US"/>
              </w:rPr>
              <w:t>(</w:t>
            </w:r>
            <w:proofErr w:type="gramEnd"/>
          </w:p>
          <w:p w14:paraId="00FD851F"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ab/>
            </w:r>
            <w:proofErr w:type="spellStart"/>
            <w:proofErr w:type="gramStart"/>
            <w:r w:rsidRPr="009D33C0">
              <w:rPr>
                <w:rFonts w:ascii="Courier New" w:hAnsi="Courier New" w:cs="Courier New"/>
                <w:color w:val="333333"/>
                <w:sz w:val="20"/>
                <w:lang w:val="en-US"/>
              </w:rPr>
              <w:t>clk</w:t>
            </w:r>
            <w:proofErr w:type="spellEnd"/>
            <w:r w:rsidRPr="009D33C0">
              <w:rPr>
                <w:rFonts w:ascii="Courier New" w:hAnsi="Courier New" w:cs="Courier New"/>
                <w:color w:val="333333"/>
                <w:sz w:val="20"/>
                <w:lang w:val="en-US"/>
              </w:rPr>
              <w:t xml:space="preserve"> :</w:t>
            </w:r>
            <w:proofErr w:type="gram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in</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w:t>
            </w:r>
            <w:proofErr w:type="spellEnd"/>
            <w:r w:rsidRPr="009D33C0">
              <w:rPr>
                <w:rFonts w:ascii="Courier New" w:hAnsi="Courier New" w:cs="Courier New"/>
                <w:color w:val="333333"/>
                <w:sz w:val="20"/>
                <w:lang w:val="en-US"/>
              </w:rPr>
              <w:t xml:space="preserve">;                </w:t>
            </w:r>
          </w:p>
          <w:p w14:paraId="18E893F0"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ab/>
            </w:r>
            <w:proofErr w:type="spellStart"/>
            <w:r w:rsidRPr="009D33C0">
              <w:rPr>
                <w:rFonts w:ascii="Courier New" w:hAnsi="Courier New" w:cs="Courier New"/>
                <w:color w:val="333333"/>
                <w:sz w:val="20"/>
                <w:lang w:val="en-US"/>
              </w:rPr>
              <w:t>Calculation_</w:t>
            </w:r>
            <w:proofErr w:type="gramStart"/>
            <w:r w:rsidRPr="009D33C0">
              <w:rPr>
                <w:rFonts w:ascii="Courier New" w:hAnsi="Courier New" w:cs="Courier New"/>
                <w:color w:val="333333"/>
                <w:sz w:val="20"/>
                <w:lang w:val="en-US"/>
              </w:rPr>
              <w:t>Reset</w:t>
            </w:r>
            <w:proofErr w:type="spellEnd"/>
            <w:r w:rsidRPr="009D33C0">
              <w:rPr>
                <w:rFonts w:ascii="Courier New" w:hAnsi="Courier New" w:cs="Courier New"/>
                <w:color w:val="333333"/>
                <w:sz w:val="20"/>
                <w:lang w:val="en-US"/>
              </w:rPr>
              <w:t xml:space="preserve"> :</w:t>
            </w:r>
            <w:proofErr w:type="gram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in</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w:t>
            </w:r>
            <w:proofErr w:type="spellEnd"/>
            <w:r w:rsidRPr="009D33C0">
              <w:rPr>
                <w:rFonts w:ascii="Courier New" w:hAnsi="Courier New" w:cs="Courier New"/>
                <w:color w:val="333333"/>
                <w:sz w:val="20"/>
                <w:lang w:val="en-US"/>
              </w:rPr>
              <w:t>;</w:t>
            </w:r>
          </w:p>
          <w:p w14:paraId="2D800EF8"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lastRenderedPageBreak/>
              <w:tab/>
            </w:r>
            <w:proofErr w:type="gramStart"/>
            <w:r w:rsidRPr="009D33C0">
              <w:rPr>
                <w:rFonts w:ascii="Courier New" w:hAnsi="Courier New" w:cs="Courier New"/>
                <w:color w:val="333333"/>
                <w:sz w:val="20"/>
                <w:lang w:val="en-US"/>
              </w:rPr>
              <w:t>pulse :</w:t>
            </w:r>
            <w:proofErr w:type="gram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in</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w:t>
            </w:r>
            <w:proofErr w:type="spellEnd"/>
            <w:r w:rsidRPr="009D33C0">
              <w:rPr>
                <w:rFonts w:ascii="Courier New" w:hAnsi="Courier New" w:cs="Courier New"/>
                <w:color w:val="333333"/>
                <w:sz w:val="20"/>
                <w:lang w:val="en-US"/>
              </w:rPr>
              <w:t>;</w:t>
            </w:r>
          </w:p>
          <w:p w14:paraId="24CB0897"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ab/>
            </w:r>
            <w:proofErr w:type="gramStart"/>
            <w:r w:rsidRPr="009D33C0">
              <w:rPr>
                <w:rFonts w:ascii="Courier New" w:hAnsi="Courier New" w:cs="Courier New"/>
                <w:color w:val="333333"/>
                <w:sz w:val="20"/>
                <w:lang w:val="en-US"/>
              </w:rPr>
              <w:t>Distance :</w:t>
            </w:r>
            <w:proofErr w:type="gram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out</w:t>
            </w:r>
            <w:r w:rsidRPr="009D33C0">
              <w:rPr>
                <w:rFonts w:ascii="Courier New" w:hAnsi="Courier New" w:cs="Courier New"/>
                <w:color w:val="333333"/>
                <w:sz w:val="20"/>
                <w:lang w:val="en-US"/>
              </w:rPr>
              <w:t xml:space="preserve"> </w:t>
            </w:r>
            <w:r w:rsidRPr="009D33C0">
              <w:rPr>
                <w:rFonts w:ascii="Courier New" w:hAnsi="Courier New" w:cs="Courier New"/>
                <w:color w:val="2B91AF"/>
                <w:sz w:val="20"/>
                <w:lang w:val="en-US"/>
              </w:rPr>
              <w:t>STD_LOGIC_VECTOR</w:t>
            </w:r>
            <w:r w:rsidRPr="009D33C0">
              <w:rPr>
                <w:rFonts w:ascii="Courier New" w:hAnsi="Courier New" w:cs="Courier New"/>
                <w:color w:val="333333"/>
                <w:sz w:val="20"/>
                <w:lang w:val="en-US"/>
              </w:rPr>
              <w:t xml:space="preserve">(8 </w:t>
            </w:r>
            <w:proofErr w:type="spellStart"/>
            <w:r w:rsidRPr="009D33C0">
              <w:rPr>
                <w:rFonts w:ascii="Courier New" w:hAnsi="Courier New" w:cs="Courier New"/>
                <w:color w:val="0000FF"/>
                <w:sz w:val="20"/>
                <w:lang w:val="en-US"/>
              </w:rPr>
              <w:t>downto</w:t>
            </w:r>
            <w:proofErr w:type="spellEnd"/>
            <w:r w:rsidRPr="009D33C0">
              <w:rPr>
                <w:rFonts w:ascii="Courier New" w:hAnsi="Courier New" w:cs="Courier New"/>
                <w:color w:val="333333"/>
                <w:sz w:val="20"/>
                <w:lang w:val="en-US"/>
              </w:rPr>
              <w:t xml:space="preserve"> 0)</w:t>
            </w:r>
          </w:p>
          <w:p w14:paraId="1C154570"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ab/>
              <w:t>);</w:t>
            </w:r>
          </w:p>
          <w:p w14:paraId="77159AD6"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0000FF"/>
                <w:sz w:val="20"/>
                <w:lang w:val="en-US"/>
              </w:rPr>
              <w:t>end</w:t>
            </w:r>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0000FF"/>
                <w:sz w:val="20"/>
                <w:lang w:val="en-US"/>
              </w:rPr>
              <w:t>component</w:t>
            </w:r>
            <w:r w:rsidRPr="009D33C0">
              <w:rPr>
                <w:rFonts w:ascii="Courier New" w:hAnsi="Courier New" w:cs="Courier New"/>
                <w:color w:val="333333"/>
                <w:sz w:val="20"/>
                <w:lang w:val="en-US"/>
              </w:rPr>
              <w:t>;</w:t>
            </w:r>
            <w:proofErr w:type="gramEnd"/>
          </w:p>
          <w:p w14:paraId="12E1EE55"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0000FF"/>
                <w:sz w:val="20"/>
                <w:lang w:val="en-US"/>
              </w:rPr>
              <w:t>component</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BlackBoxRAM</w:t>
            </w:r>
            <w:proofErr w:type="spellEnd"/>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0000FF"/>
                <w:sz w:val="20"/>
                <w:lang w:val="en-US"/>
              </w:rPr>
              <w:t>is</w:t>
            </w:r>
            <w:proofErr w:type="gramEnd"/>
          </w:p>
          <w:p w14:paraId="0080E203"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Port</w:t>
            </w:r>
            <w:r w:rsidRPr="009D33C0">
              <w:rPr>
                <w:rFonts w:ascii="Courier New" w:hAnsi="Courier New" w:cs="Courier New"/>
                <w:color w:val="333333"/>
                <w:sz w:val="20"/>
                <w:lang w:val="en-US"/>
              </w:rPr>
              <w:t xml:space="preserve"> (</w:t>
            </w:r>
          </w:p>
          <w:p w14:paraId="6B6B4A3B"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333333"/>
                <w:sz w:val="20"/>
                <w:lang w:val="en-US"/>
              </w:rPr>
              <w:t>clk</w:t>
            </w:r>
            <w:proofErr w:type="spellEnd"/>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333333"/>
                <w:sz w:val="20"/>
                <w:lang w:val="en-US"/>
              </w:rPr>
              <w:t xml:space="preserve">  :</w:t>
            </w:r>
            <w:proofErr w:type="gram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in</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w:t>
            </w:r>
            <w:proofErr w:type="spellEnd"/>
            <w:r w:rsidRPr="009D33C0">
              <w:rPr>
                <w:rFonts w:ascii="Courier New" w:hAnsi="Courier New" w:cs="Courier New"/>
                <w:color w:val="333333"/>
                <w:sz w:val="20"/>
                <w:lang w:val="en-US"/>
              </w:rPr>
              <w:t xml:space="preserve">;                  </w:t>
            </w:r>
            <w:r w:rsidRPr="009D33C0">
              <w:rPr>
                <w:rFonts w:ascii="Courier New" w:hAnsi="Courier New" w:cs="Courier New"/>
                <w:color w:val="008000"/>
                <w:sz w:val="20"/>
                <w:lang w:val="en-US"/>
              </w:rPr>
              <w:t>-- System clock</w:t>
            </w:r>
          </w:p>
          <w:p w14:paraId="0E0B9BAB"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reset   </w:t>
            </w:r>
            <w:proofErr w:type="gramStart"/>
            <w:r w:rsidRPr="009D33C0">
              <w:rPr>
                <w:rFonts w:ascii="Courier New" w:hAnsi="Courier New" w:cs="Courier New"/>
                <w:color w:val="333333"/>
                <w:sz w:val="20"/>
                <w:lang w:val="en-US"/>
              </w:rPr>
              <w:t xml:space="preserve">  :</w:t>
            </w:r>
            <w:proofErr w:type="gram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in</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w:t>
            </w:r>
            <w:proofErr w:type="spellEnd"/>
            <w:r w:rsidRPr="009D33C0">
              <w:rPr>
                <w:rFonts w:ascii="Courier New" w:hAnsi="Courier New" w:cs="Courier New"/>
                <w:color w:val="333333"/>
                <w:sz w:val="20"/>
                <w:lang w:val="en-US"/>
              </w:rPr>
              <w:t xml:space="preserve">;                  </w:t>
            </w:r>
            <w:r w:rsidRPr="009D33C0">
              <w:rPr>
                <w:rFonts w:ascii="Courier New" w:hAnsi="Courier New" w:cs="Courier New"/>
                <w:color w:val="008000"/>
                <w:sz w:val="20"/>
                <w:lang w:val="en-US"/>
              </w:rPr>
              <w:t>-- Synchronous reset</w:t>
            </w:r>
          </w:p>
          <w:p w14:paraId="6E5FB33A"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trigger </w:t>
            </w:r>
            <w:proofErr w:type="gramStart"/>
            <w:r w:rsidRPr="009D33C0">
              <w:rPr>
                <w:rFonts w:ascii="Courier New" w:hAnsi="Courier New" w:cs="Courier New"/>
                <w:color w:val="333333"/>
                <w:sz w:val="20"/>
                <w:lang w:val="en-US"/>
              </w:rPr>
              <w:t xml:space="preserve">  :</w:t>
            </w:r>
            <w:proofErr w:type="gram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in</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w:t>
            </w:r>
            <w:proofErr w:type="spellEnd"/>
            <w:r w:rsidRPr="009D33C0">
              <w:rPr>
                <w:rFonts w:ascii="Courier New" w:hAnsi="Courier New" w:cs="Courier New"/>
                <w:color w:val="333333"/>
                <w:sz w:val="20"/>
                <w:lang w:val="en-US"/>
              </w:rPr>
              <w:t xml:space="preserve">;                  </w:t>
            </w:r>
            <w:r w:rsidRPr="009D33C0">
              <w:rPr>
                <w:rFonts w:ascii="Courier New" w:hAnsi="Courier New" w:cs="Courier New"/>
                <w:color w:val="008000"/>
                <w:sz w:val="20"/>
                <w:lang w:val="en-US"/>
              </w:rPr>
              <w:t>-- Trigger signal</w:t>
            </w:r>
          </w:p>
          <w:p w14:paraId="686BBC8B"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333333"/>
                <w:sz w:val="20"/>
                <w:lang w:val="en-US"/>
              </w:rPr>
              <w:t>data_in</w:t>
            </w:r>
            <w:proofErr w:type="spellEnd"/>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333333"/>
                <w:sz w:val="20"/>
                <w:lang w:val="en-US"/>
              </w:rPr>
              <w:t xml:space="preserve">  :</w:t>
            </w:r>
            <w:proofErr w:type="gram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in</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std_logic_vector</w:t>
            </w:r>
            <w:proofErr w:type="spellEnd"/>
            <w:r w:rsidRPr="009D33C0">
              <w:rPr>
                <w:rFonts w:ascii="Courier New" w:hAnsi="Courier New" w:cs="Courier New"/>
                <w:color w:val="333333"/>
                <w:sz w:val="20"/>
                <w:lang w:val="en-US"/>
              </w:rPr>
              <w:t xml:space="preserve">(8 </w:t>
            </w:r>
            <w:proofErr w:type="spellStart"/>
            <w:r w:rsidRPr="009D33C0">
              <w:rPr>
                <w:rFonts w:ascii="Courier New" w:hAnsi="Courier New" w:cs="Courier New"/>
                <w:color w:val="0000FF"/>
                <w:sz w:val="20"/>
                <w:lang w:val="en-US"/>
              </w:rPr>
              <w:t>downto</w:t>
            </w:r>
            <w:proofErr w:type="spellEnd"/>
            <w:r w:rsidRPr="009D33C0">
              <w:rPr>
                <w:rFonts w:ascii="Courier New" w:hAnsi="Courier New" w:cs="Courier New"/>
                <w:color w:val="333333"/>
                <w:sz w:val="20"/>
                <w:lang w:val="en-US"/>
              </w:rPr>
              <w:t xml:space="preserve"> 0); </w:t>
            </w:r>
            <w:r w:rsidRPr="009D33C0">
              <w:rPr>
                <w:rFonts w:ascii="Courier New" w:hAnsi="Courier New" w:cs="Courier New"/>
                <w:color w:val="008000"/>
                <w:sz w:val="20"/>
                <w:lang w:val="en-US"/>
              </w:rPr>
              <w:t>-- Data to write</w:t>
            </w:r>
          </w:p>
          <w:p w14:paraId="082CFFBC"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333333"/>
                <w:sz w:val="20"/>
                <w:lang w:val="en-US"/>
              </w:rPr>
              <w:t>addr_</w:t>
            </w:r>
            <w:proofErr w:type="gramStart"/>
            <w:r w:rsidRPr="009D33C0">
              <w:rPr>
                <w:rFonts w:ascii="Courier New" w:hAnsi="Courier New" w:cs="Courier New"/>
                <w:color w:val="333333"/>
                <w:sz w:val="20"/>
                <w:lang w:val="en-US"/>
              </w:rPr>
              <w:t>out</w:t>
            </w:r>
            <w:proofErr w:type="spellEnd"/>
            <w:r w:rsidRPr="009D33C0">
              <w:rPr>
                <w:rFonts w:ascii="Courier New" w:hAnsi="Courier New" w:cs="Courier New"/>
                <w:color w:val="333333"/>
                <w:sz w:val="20"/>
                <w:lang w:val="en-US"/>
              </w:rPr>
              <w:t xml:space="preserve">  :</w:t>
            </w:r>
            <w:proofErr w:type="gram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out</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std_logic_vector</w:t>
            </w:r>
            <w:proofErr w:type="spellEnd"/>
            <w:r w:rsidRPr="009D33C0">
              <w:rPr>
                <w:rFonts w:ascii="Courier New" w:hAnsi="Courier New" w:cs="Courier New"/>
                <w:color w:val="333333"/>
                <w:sz w:val="20"/>
                <w:lang w:val="en-US"/>
              </w:rPr>
              <w:t xml:space="preserve">(15 </w:t>
            </w:r>
            <w:proofErr w:type="spellStart"/>
            <w:r w:rsidRPr="009D33C0">
              <w:rPr>
                <w:rFonts w:ascii="Courier New" w:hAnsi="Courier New" w:cs="Courier New"/>
                <w:color w:val="0000FF"/>
                <w:sz w:val="20"/>
                <w:lang w:val="en-US"/>
              </w:rPr>
              <w:t>downto</w:t>
            </w:r>
            <w:proofErr w:type="spellEnd"/>
            <w:r w:rsidRPr="009D33C0">
              <w:rPr>
                <w:rFonts w:ascii="Courier New" w:hAnsi="Courier New" w:cs="Courier New"/>
                <w:color w:val="333333"/>
                <w:sz w:val="20"/>
                <w:lang w:val="en-US"/>
              </w:rPr>
              <w:t xml:space="preserve"> 0); </w:t>
            </w:r>
            <w:r w:rsidRPr="009D33C0">
              <w:rPr>
                <w:rFonts w:ascii="Courier New" w:hAnsi="Courier New" w:cs="Courier New"/>
                <w:color w:val="008000"/>
                <w:sz w:val="20"/>
                <w:lang w:val="en-US"/>
              </w:rPr>
              <w:t>-- RAM address</w:t>
            </w:r>
          </w:p>
          <w:p w14:paraId="415B7D9A"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333333"/>
                <w:sz w:val="20"/>
                <w:lang w:val="en-US"/>
              </w:rPr>
              <w:t>we_out</w:t>
            </w:r>
            <w:proofErr w:type="spellEnd"/>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333333"/>
                <w:sz w:val="20"/>
                <w:lang w:val="en-US"/>
              </w:rPr>
              <w:t xml:space="preserve">  :</w:t>
            </w:r>
            <w:proofErr w:type="gram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out</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w:t>
            </w:r>
            <w:proofErr w:type="spellEnd"/>
            <w:r w:rsidRPr="009D33C0">
              <w:rPr>
                <w:rFonts w:ascii="Courier New" w:hAnsi="Courier New" w:cs="Courier New"/>
                <w:color w:val="333333"/>
                <w:sz w:val="20"/>
                <w:lang w:val="en-US"/>
              </w:rPr>
              <w:t xml:space="preserve">;                  </w:t>
            </w:r>
            <w:r w:rsidRPr="009D33C0">
              <w:rPr>
                <w:rFonts w:ascii="Courier New" w:hAnsi="Courier New" w:cs="Courier New"/>
                <w:color w:val="008000"/>
                <w:sz w:val="20"/>
                <w:lang w:val="en-US"/>
              </w:rPr>
              <w:t>-- Write enable</w:t>
            </w:r>
          </w:p>
          <w:p w14:paraId="6DEE6086"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333333"/>
                <w:sz w:val="20"/>
                <w:lang w:val="en-US"/>
              </w:rPr>
              <w:t>ram_</w:t>
            </w:r>
            <w:proofErr w:type="gramStart"/>
            <w:r w:rsidRPr="009D33C0">
              <w:rPr>
                <w:rFonts w:ascii="Courier New" w:hAnsi="Courier New" w:cs="Courier New"/>
                <w:color w:val="333333"/>
                <w:sz w:val="20"/>
                <w:lang w:val="en-US"/>
              </w:rPr>
              <w:t>data</w:t>
            </w:r>
            <w:proofErr w:type="spellEnd"/>
            <w:r w:rsidRPr="009D33C0">
              <w:rPr>
                <w:rFonts w:ascii="Courier New" w:hAnsi="Courier New" w:cs="Courier New"/>
                <w:color w:val="333333"/>
                <w:sz w:val="20"/>
                <w:lang w:val="en-US"/>
              </w:rPr>
              <w:t xml:space="preserve">  :</w:t>
            </w:r>
            <w:proofErr w:type="gramEnd"/>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0000FF"/>
                <w:sz w:val="20"/>
                <w:lang w:val="en-US"/>
              </w:rPr>
              <w:t>inout</w:t>
            </w:r>
            <w:proofErr w:type="spellEnd"/>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std_logic_vector</w:t>
            </w:r>
            <w:proofErr w:type="spellEnd"/>
            <w:r w:rsidRPr="009D33C0">
              <w:rPr>
                <w:rFonts w:ascii="Courier New" w:hAnsi="Courier New" w:cs="Courier New"/>
                <w:color w:val="333333"/>
                <w:sz w:val="20"/>
                <w:lang w:val="en-US"/>
              </w:rPr>
              <w:t xml:space="preserve">(8 </w:t>
            </w:r>
            <w:proofErr w:type="spellStart"/>
            <w:r w:rsidRPr="009D33C0">
              <w:rPr>
                <w:rFonts w:ascii="Courier New" w:hAnsi="Courier New" w:cs="Courier New"/>
                <w:color w:val="0000FF"/>
                <w:sz w:val="20"/>
                <w:lang w:val="en-US"/>
              </w:rPr>
              <w:t>downto</w:t>
            </w:r>
            <w:proofErr w:type="spellEnd"/>
            <w:r w:rsidRPr="009D33C0">
              <w:rPr>
                <w:rFonts w:ascii="Courier New" w:hAnsi="Courier New" w:cs="Courier New"/>
                <w:color w:val="333333"/>
                <w:sz w:val="20"/>
                <w:lang w:val="en-US"/>
              </w:rPr>
              <w:t xml:space="preserve"> 0) </w:t>
            </w:r>
            <w:r w:rsidRPr="009D33C0">
              <w:rPr>
                <w:rFonts w:ascii="Courier New" w:hAnsi="Courier New" w:cs="Courier New"/>
                <w:color w:val="008000"/>
                <w:sz w:val="20"/>
                <w:lang w:val="en-US"/>
              </w:rPr>
              <w:t>-- Data bus to RAM</w:t>
            </w:r>
          </w:p>
          <w:p w14:paraId="6CF9DDE0"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p>
          <w:p w14:paraId="48C1DB7A"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0000FF"/>
                <w:sz w:val="20"/>
                <w:lang w:val="en-US"/>
              </w:rPr>
              <w:t>end</w:t>
            </w:r>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0000FF"/>
                <w:sz w:val="20"/>
                <w:lang w:val="en-US"/>
              </w:rPr>
              <w:t>component</w:t>
            </w:r>
            <w:r w:rsidRPr="009D33C0">
              <w:rPr>
                <w:rFonts w:ascii="Courier New" w:hAnsi="Courier New" w:cs="Courier New"/>
                <w:color w:val="333333"/>
                <w:sz w:val="20"/>
                <w:lang w:val="en-US"/>
              </w:rPr>
              <w:t>;</w:t>
            </w:r>
            <w:proofErr w:type="gramEnd"/>
          </w:p>
          <w:p w14:paraId="500DAFF6"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signal</w:t>
            </w:r>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333333"/>
                <w:sz w:val="20"/>
                <w:lang w:val="en-US"/>
              </w:rPr>
              <w:t>clock  :</w:t>
            </w:r>
            <w:proofErr w:type="gramEnd"/>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w:t>
            </w:r>
            <w:proofErr w:type="spellEnd"/>
            <w:r w:rsidRPr="009D33C0">
              <w:rPr>
                <w:rFonts w:ascii="Courier New" w:hAnsi="Courier New" w:cs="Courier New"/>
                <w:color w:val="333333"/>
                <w:sz w:val="20"/>
                <w:lang w:val="en-US"/>
              </w:rPr>
              <w:t xml:space="preserve"> := </w:t>
            </w:r>
            <w:r w:rsidRPr="009D33C0">
              <w:rPr>
                <w:rFonts w:ascii="Courier New" w:hAnsi="Courier New" w:cs="Courier New"/>
                <w:color w:val="A31515"/>
                <w:sz w:val="20"/>
                <w:lang w:val="en-US"/>
              </w:rPr>
              <w:t>'0'</w:t>
            </w:r>
            <w:r w:rsidRPr="009D33C0">
              <w:rPr>
                <w:rFonts w:ascii="Courier New" w:hAnsi="Courier New" w:cs="Courier New"/>
                <w:color w:val="333333"/>
                <w:sz w:val="20"/>
                <w:lang w:val="en-US"/>
              </w:rPr>
              <w:t>;</w:t>
            </w:r>
          </w:p>
          <w:p w14:paraId="382445A3"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signal</w:t>
            </w:r>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333333"/>
                <w:sz w:val="20"/>
                <w:lang w:val="en-US"/>
              </w:rPr>
              <w:t>reset  :</w:t>
            </w:r>
            <w:proofErr w:type="gramEnd"/>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w:t>
            </w:r>
            <w:proofErr w:type="spellEnd"/>
            <w:r w:rsidRPr="009D33C0">
              <w:rPr>
                <w:rFonts w:ascii="Courier New" w:hAnsi="Courier New" w:cs="Courier New"/>
                <w:color w:val="333333"/>
                <w:sz w:val="20"/>
                <w:lang w:val="en-US"/>
              </w:rPr>
              <w:t xml:space="preserve"> := </w:t>
            </w:r>
            <w:r w:rsidRPr="009D33C0">
              <w:rPr>
                <w:rFonts w:ascii="Courier New" w:hAnsi="Courier New" w:cs="Courier New"/>
                <w:color w:val="A31515"/>
                <w:sz w:val="20"/>
                <w:lang w:val="en-US"/>
              </w:rPr>
              <w:t>'0'</w:t>
            </w:r>
            <w:r w:rsidRPr="009D33C0">
              <w:rPr>
                <w:rFonts w:ascii="Courier New" w:hAnsi="Courier New" w:cs="Courier New"/>
                <w:color w:val="333333"/>
                <w:sz w:val="20"/>
                <w:lang w:val="en-US"/>
              </w:rPr>
              <w:t>;</w:t>
            </w:r>
          </w:p>
          <w:p w14:paraId="62904CD0"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signal</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333333"/>
                <w:sz w:val="20"/>
                <w:lang w:val="en-US"/>
              </w:rPr>
              <w:t>out_</w:t>
            </w:r>
            <w:proofErr w:type="gramStart"/>
            <w:r w:rsidRPr="009D33C0">
              <w:rPr>
                <w:rFonts w:ascii="Courier New" w:hAnsi="Courier New" w:cs="Courier New"/>
                <w:color w:val="333333"/>
                <w:sz w:val="20"/>
                <w:lang w:val="en-US"/>
              </w:rPr>
              <w:t>q</w:t>
            </w:r>
            <w:proofErr w:type="spellEnd"/>
            <w:r w:rsidRPr="009D33C0">
              <w:rPr>
                <w:rFonts w:ascii="Courier New" w:hAnsi="Courier New" w:cs="Courier New"/>
                <w:color w:val="333333"/>
                <w:sz w:val="20"/>
                <w:lang w:val="en-US"/>
              </w:rPr>
              <w:t xml:space="preserve">  :</w:t>
            </w:r>
            <w:proofErr w:type="gramEnd"/>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w:t>
            </w:r>
            <w:proofErr w:type="spellEnd"/>
            <w:r w:rsidRPr="009D33C0">
              <w:rPr>
                <w:rFonts w:ascii="Courier New" w:hAnsi="Courier New" w:cs="Courier New"/>
                <w:color w:val="333333"/>
                <w:sz w:val="20"/>
                <w:lang w:val="en-US"/>
              </w:rPr>
              <w:t>;</w:t>
            </w:r>
          </w:p>
          <w:p w14:paraId="54DFB628"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signal</w:t>
            </w:r>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333333"/>
                <w:sz w:val="20"/>
                <w:lang w:val="en-US"/>
              </w:rPr>
              <w:t>echo  :</w:t>
            </w:r>
            <w:proofErr w:type="gramEnd"/>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w:t>
            </w:r>
            <w:proofErr w:type="spellEnd"/>
            <w:r w:rsidRPr="009D33C0">
              <w:rPr>
                <w:rFonts w:ascii="Courier New" w:hAnsi="Courier New" w:cs="Courier New"/>
                <w:color w:val="333333"/>
                <w:sz w:val="20"/>
                <w:lang w:val="en-US"/>
              </w:rPr>
              <w:t xml:space="preserve">:= </w:t>
            </w:r>
            <w:r w:rsidRPr="009D33C0">
              <w:rPr>
                <w:rFonts w:ascii="Courier New" w:hAnsi="Courier New" w:cs="Courier New"/>
                <w:color w:val="A31515"/>
                <w:sz w:val="20"/>
                <w:lang w:val="en-US"/>
              </w:rPr>
              <w:t>'0'</w:t>
            </w:r>
            <w:r w:rsidRPr="009D33C0">
              <w:rPr>
                <w:rFonts w:ascii="Courier New" w:hAnsi="Courier New" w:cs="Courier New"/>
                <w:color w:val="333333"/>
                <w:sz w:val="20"/>
                <w:lang w:val="en-US"/>
              </w:rPr>
              <w:t>;</w:t>
            </w:r>
          </w:p>
          <w:p w14:paraId="255BFA45"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signal</w:t>
            </w:r>
            <w:r w:rsidRPr="009D33C0">
              <w:rPr>
                <w:rFonts w:ascii="Courier New" w:hAnsi="Courier New" w:cs="Courier New"/>
                <w:color w:val="333333"/>
                <w:sz w:val="20"/>
                <w:lang w:val="en-US"/>
              </w:rPr>
              <w:t xml:space="preserve"> </w:t>
            </w:r>
            <w:proofErr w:type="spellStart"/>
            <w:proofErr w:type="gramStart"/>
            <w:r w:rsidRPr="009D33C0">
              <w:rPr>
                <w:rFonts w:ascii="Courier New" w:hAnsi="Courier New" w:cs="Courier New"/>
                <w:color w:val="333333"/>
                <w:sz w:val="20"/>
                <w:lang w:val="en-US"/>
              </w:rPr>
              <w:t>Dist</w:t>
            </w:r>
            <w:proofErr w:type="spellEnd"/>
            <w:r w:rsidRPr="009D33C0">
              <w:rPr>
                <w:rFonts w:ascii="Courier New" w:hAnsi="Courier New" w:cs="Courier New"/>
                <w:color w:val="333333"/>
                <w:sz w:val="20"/>
                <w:lang w:val="en-US"/>
              </w:rPr>
              <w:t xml:space="preserve"> :</w:t>
            </w:r>
            <w:proofErr w:type="gramEnd"/>
            <w:r w:rsidRPr="009D33C0">
              <w:rPr>
                <w:rFonts w:ascii="Courier New" w:hAnsi="Courier New" w:cs="Courier New"/>
                <w:color w:val="333333"/>
                <w:sz w:val="20"/>
                <w:lang w:val="en-US"/>
              </w:rPr>
              <w:t xml:space="preserve"> </w:t>
            </w:r>
            <w:r w:rsidRPr="009D33C0">
              <w:rPr>
                <w:rFonts w:ascii="Courier New" w:hAnsi="Courier New" w:cs="Courier New"/>
                <w:color w:val="2B91AF"/>
                <w:sz w:val="20"/>
                <w:lang w:val="en-US"/>
              </w:rPr>
              <w:t>STD_LOGIC_VECTOR</w:t>
            </w:r>
            <w:r w:rsidRPr="009D33C0">
              <w:rPr>
                <w:rFonts w:ascii="Courier New" w:hAnsi="Courier New" w:cs="Courier New"/>
                <w:color w:val="333333"/>
                <w:sz w:val="20"/>
                <w:lang w:val="en-US"/>
              </w:rPr>
              <w:t xml:space="preserve">(8 </w:t>
            </w:r>
            <w:proofErr w:type="spellStart"/>
            <w:r w:rsidRPr="009D33C0">
              <w:rPr>
                <w:rFonts w:ascii="Courier New" w:hAnsi="Courier New" w:cs="Courier New"/>
                <w:color w:val="0000FF"/>
                <w:sz w:val="20"/>
                <w:lang w:val="en-US"/>
              </w:rPr>
              <w:t>downto</w:t>
            </w:r>
            <w:proofErr w:type="spellEnd"/>
            <w:r w:rsidRPr="009D33C0">
              <w:rPr>
                <w:rFonts w:ascii="Courier New" w:hAnsi="Courier New" w:cs="Courier New"/>
                <w:color w:val="333333"/>
                <w:sz w:val="20"/>
                <w:lang w:val="en-US"/>
              </w:rPr>
              <w:t xml:space="preserve"> 0);</w:t>
            </w:r>
          </w:p>
          <w:p w14:paraId="549CE575"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signal</w:t>
            </w:r>
            <w:r w:rsidRPr="009D33C0">
              <w:rPr>
                <w:rFonts w:ascii="Courier New" w:hAnsi="Courier New" w:cs="Courier New"/>
                <w:color w:val="333333"/>
                <w:sz w:val="20"/>
                <w:lang w:val="en-US"/>
              </w:rPr>
              <w:t xml:space="preserve"> position: </w:t>
            </w:r>
            <w:proofErr w:type="spellStart"/>
            <w:r w:rsidRPr="009D33C0">
              <w:rPr>
                <w:rFonts w:ascii="Courier New" w:hAnsi="Courier New" w:cs="Courier New"/>
                <w:color w:val="2B91AF"/>
                <w:sz w:val="20"/>
                <w:lang w:val="en-US"/>
              </w:rPr>
              <w:t>std_</w:t>
            </w:r>
            <w:proofErr w:type="gramStart"/>
            <w:r w:rsidRPr="009D33C0">
              <w:rPr>
                <w:rFonts w:ascii="Courier New" w:hAnsi="Courier New" w:cs="Courier New"/>
                <w:color w:val="2B91AF"/>
                <w:sz w:val="20"/>
                <w:lang w:val="en-US"/>
              </w:rPr>
              <w:t>logic</w:t>
            </w:r>
            <w:proofErr w:type="spellEnd"/>
            <w:r w:rsidRPr="009D33C0">
              <w:rPr>
                <w:rFonts w:ascii="Courier New" w:hAnsi="Courier New" w:cs="Courier New"/>
                <w:color w:val="333333"/>
                <w:sz w:val="20"/>
                <w:lang w:val="en-US"/>
              </w:rPr>
              <w:t>;</w:t>
            </w:r>
            <w:proofErr w:type="gramEnd"/>
          </w:p>
          <w:p w14:paraId="221BA2C8"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signal</w:t>
            </w:r>
            <w:r w:rsidRPr="009D33C0">
              <w:rPr>
                <w:rFonts w:ascii="Courier New" w:hAnsi="Courier New" w:cs="Courier New"/>
                <w:color w:val="333333"/>
                <w:sz w:val="20"/>
                <w:lang w:val="en-US"/>
              </w:rPr>
              <w:t xml:space="preserve"> </w:t>
            </w:r>
            <w:proofErr w:type="spellStart"/>
            <w:proofErr w:type="gramStart"/>
            <w:r w:rsidRPr="009D33C0">
              <w:rPr>
                <w:rFonts w:ascii="Courier New" w:hAnsi="Courier New" w:cs="Courier New"/>
                <w:color w:val="333333"/>
                <w:sz w:val="20"/>
                <w:lang w:val="en-US"/>
              </w:rPr>
              <w:t>addr</w:t>
            </w:r>
            <w:proofErr w:type="spellEnd"/>
            <w:r w:rsidRPr="009D33C0">
              <w:rPr>
                <w:rFonts w:ascii="Courier New" w:hAnsi="Courier New" w:cs="Courier New"/>
                <w:color w:val="333333"/>
                <w:sz w:val="20"/>
                <w:lang w:val="en-US"/>
              </w:rPr>
              <w:t xml:space="preserve"> :</w:t>
            </w:r>
            <w:proofErr w:type="gramEnd"/>
            <w:r w:rsidRPr="009D33C0">
              <w:rPr>
                <w:rFonts w:ascii="Courier New" w:hAnsi="Courier New" w:cs="Courier New"/>
                <w:color w:val="333333"/>
                <w:sz w:val="20"/>
                <w:lang w:val="en-US"/>
              </w:rPr>
              <w:t xml:space="preserve"> </w:t>
            </w:r>
            <w:r w:rsidRPr="009D33C0">
              <w:rPr>
                <w:rFonts w:ascii="Courier New" w:hAnsi="Courier New" w:cs="Courier New"/>
                <w:color w:val="2B91AF"/>
                <w:sz w:val="20"/>
                <w:lang w:val="en-US"/>
              </w:rPr>
              <w:t>STD_LOGIC_VECTOR</w:t>
            </w:r>
            <w:r w:rsidRPr="009D33C0">
              <w:rPr>
                <w:rFonts w:ascii="Courier New" w:hAnsi="Courier New" w:cs="Courier New"/>
                <w:color w:val="333333"/>
                <w:sz w:val="20"/>
                <w:lang w:val="en-US"/>
              </w:rPr>
              <w:t xml:space="preserve">(15 </w:t>
            </w:r>
            <w:proofErr w:type="spellStart"/>
            <w:r w:rsidRPr="009D33C0">
              <w:rPr>
                <w:rFonts w:ascii="Courier New" w:hAnsi="Courier New" w:cs="Courier New"/>
                <w:color w:val="0000FF"/>
                <w:sz w:val="20"/>
                <w:lang w:val="en-US"/>
              </w:rPr>
              <w:t>downto</w:t>
            </w:r>
            <w:proofErr w:type="spellEnd"/>
            <w:r w:rsidRPr="009D33C0">
              <w:rPr>
                <w:rFonts w:ascii="Courier New" w:hAnsi="Courier New" w:cs="Courier New"/>
                <w:color w:val="333333"/>
                <w:sz w:val="20"/>
                <w:lang w:val="en-US"/>
              </w:rPr>
              <w:t xml:space="preserve"> 0);</w:t>
            </w:r>
          </w:p>
          <w:p w14:paraId="19408E01"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signal</w:t>
            </w:r>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333333"/>
                <w:sz w:val="20"/>
                <w:lang w:val="en-US"/>
              </w:rPr>
              <w:t>we  :</w:t>
            </w:r>
            <w:proofErr w:type="gramEnd"/>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2B91AF"/>
                <w:sz w:val="20"/>
                <w:lang w:val="en-US"/>
              </w:rPr>
              <w:t>std_logic</w:t>
            </w:r>
            <w:proofErr w:type="spellEnd"/>
            <w:r w:rsidRPr="009D33C0">
              <w:rPr>
                <w:rFonts w:ascii="Courier New" w:hAnsi="Courier New" w:cs="Courier New"/>
                <w:color w:val="333333"/>
                <w:sz w:val="20"/>
                <w:lang w:val="en-US"/>
              </w:rPr>
              <w:t>;</w:t>
            </w:r>
          </w:p>
          <w:p w14:paraId="5C946A71"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signal</w:t>
            </w:r>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333333"/>
                <w:sz w:val="20"/>
                <w:lang w:val="en-US"/>
              </w:rPr>
              <w:t>data :</w:t>
            </w:r>
            <w:proofErr w:type="gramEnd"/>
            <w:r w:rsidRPr="009D33C0">
              <w:rPr>
                <w:rFonts w:ascii="Courier New" w:hAnsi="Courier New" w:cs="Courier New"/>
                <w:color w:val="333333"/>
                <w:sz w:val="20"/>
                <w:lang w:val="en-US"/>
              </w:rPr>
              <w:t xml:space="preserve"> </w:t>
            </w:r>
            <w:r w:rsidRPr="009D33C0">
              <w:rPr>
                <w:rFonts w:ascii="Courier New" w:hAnsi="Courier New" w:cs="Courier New"/>
                <w:color w:val="2B91AF"/>
                <w:sz w:val="20"/>
                <w:lang w:val="en-US"/>
              </w:rPr>
              <w:t>STD_LOGIC_VECTOR</w:t>
            </w:r>
            <w:r w:rsidRPr="009D33C0">
              <w:rPr>
                <w:rFonts w:ascii="Courier New" w:hAnsi="Courier New" w:cs="Courier New"/>
                <w:color w:val="333333"/>
                <w:sz w:val="20"/>
                <w:lang w:val="en-US"/>
              </w:rPr>
              <w:t xml:space="preserve">(8 </w:t>
            </w:r>
            <w:proofErr w:type="spellStart"/>
            <w:r w:rsidRPr="009D33C0">
              <w:rPr>
                <w:rFonts w:ascii="Courier New" w:hAnsi="Courier New" w:cs="Courier New"/>
                <w:color w:val="0000FF"/>
                <w:sz w:val="20"/>
                <w:lang w:val="en-US"/>
              </w:rPr>
              <w:t>downto</w:t>
            </w:r>
            <w:proofErr w:type="spellEnd"/>
            <w:r w:rsidRPr="009D33C0">
              <w:rPr>
                <w:rFonts w:ascii="Courier New" w:hAnsi="Courier New" w:cs="Courier New"/>
                <w:color w:val="333333"/>
                <w:sz w:val="20"/>
                <w:lang w:val="en-US"/>
              </w:rPr>
              <w:t xml:space="preserve"> 0);</w:t>
            </w:r>
          </w:p>
          <w:p w14:paraId="44C46617"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0000FF"/>
                <w:sz w:val="20"/>
                <w:lang w:val="en-US"/>
              </w:rPr>
              <w:t>begin</w:t>
            </w:r>
          </w:p>
          <w:p w14:paraId="3D8D4F8E"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r w:rsidRPr="009D33C0">
              <w:rPr>
                <w:rFonts w:ascii="Courier New" w:hAnsi="Courier New" w:cs="Courier New"/>
                <w:color w:val="008000"/>
                <w:sz w:val="20"/>
                <w:lang w:val="en-US"/>
              </w:rPr>
              <w:t>-- Reset and clock</w:t>
            </w:r>
          </w:p>
          <w:p w14:paraId="7131D433"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clock &lt;= </w:t>
            </w:r>
            <w:r w:rsidRPr="009D33C0">
              <w:rPr>
                <w:rFonts w:ascii="Courier New" w:hAnsi="Courier New" w:cs="Courier New"/>
                <w:color w:val="0000FF"/>
                <w:sz w:val="20"/>
                <w:lang w:val="en-US"/>
              </w:rPr>
              <w:t>not</w:t>
            </w:r>
            <w:r w:rsidRPr="009D33C0">
              <w:rPr>
                <w:rFonts w:ascii="Courier New" w:hAnsi="Courier New" w:cs="Courier New"/>
                <w:color w:val="333333"/>
                <w:sz w:val="20"/>
                <w:lang w:val="en-US"/>
              </w:rPr>
              <w:t xml:space="preserve"> clock </w:t>
            </w:r>
            <w:r w:rsidRPr="009D33C0">
              <w:rPr>
                <w:rFonts w:ascii="Courier New" w:hAnsi="Courier New" w:cs="Courier New"/>
                <w:color w:val="0000FF"/>
                <w:sz w:val="20"/>
                <w:lang w:val="en-US"/>
              </w:rPr>
              <w:t>after</w:t>
            </w:r>
            <w:r w:rsidRPr="009D33C0">
              <w:rPr>
                <w:rFonts w:ascii="Courier New" w:hAnsi="Courier New" w:cs="Courier New"/>
                <w:color w:val="333333"/>
                <w:sz w:val="20"/>
                <w:lang w:val="en-US"/>
              </w:rPr>
              <w:t xml:space="preserve"> 10 </w:t>
            </w:r>
            <w:proofErr w:type="gramStart"/>
            <w:r w:rsidRPr="009D33C0">
              <w:rPr>
                <w:rFonts w:ascii="Courier New" w:hAnsi="Courier New" w:cs="Courier New"/>
                <w:color w:val="333333"/>
                <w:sz w:val="20"/>
                <w:lang w:val="en-US"/>
              </w:rPr>
              <w:t>ns;</w:t>
            </w:r>
            <w:proofErr w:type="gramEnd"/>
          </w:p>
          <w:p w14:paraId="1FA68BA9"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reset &lt;= </w:t>
            </w:r>
            <w:r w:rsidRPr="009D33C0">
              <w:rPr>
                <w:rFonts w:ascii="Courier New" w:hAnsi="Courier New" w:cs="Courier New"/>
                <w:color w:val="A31515"/>
                <w:sz w:val="20"/>
                <w:lang w:val="en-US"/>
              </w:rPr>
              <w:t>'1'</w:t>
            </w:r>
            <w:r w:rsidRPr="009D33C0">
              <w:rPr>
                <w:rFonts w:ascii="Courier New" w:hAnsi="Courier New" w:cs="Courier New"/>
                <w:color w:val="333333"/>
                <w:sz w:val="20"/>
                <w:lang w:val="en-US"/>
              </w:rPr>
              <w:t xml:space="preserve">, </w:t>
            </w:r>
            <w:r w:rsidRPr="009D33C0">
              <w:rPr>
                <w:rFonts w:ascii="Courier New" w:hAnsi="Courier New" w:cs="Courier New"/>
                <w:color w:val="A31515"/>
                <w:sz w:val="20"/>
                <w:lang w:val="en-US"/>
              </w:rPr>
              <w:t>'0'</w:t>
            </w: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after</w:t>
            </w:r>
            <w:r w:rsidRPr="009D33C0">
              <w:rPr>
                <w:rFonts w:ascii="Courier New" w:hAnsi="Courier New" w:cs="Courier New"/>
                <w:color w:val="333333"/>
                <w:sz w:val="20"/>
                <w:lang w:val="en-US"/>
              </w:rPr>
              <w:t xml:space="preserve"> 1000 </w:t>
            </w:r>
            <w:proofErr w:type="spellStart"/>
            <w:proofErr w:type="gramStart"/>
            <w:r w:rsidRPr="009D33C0">
              <w:rPr>
                <w:rFonts w:ascii="Courier New" w:hAnsi="Courier New" w:cs="Courier New"/>
                <w:color w:val="333333"/>
                <w:sz w:val="20"/>
                <w:lang w:val="en-US"/>
              </w:rPr>
              <w:t>ms</w:t>
            </w:r>
            <w:proofErr w:type="spellEnd"/>
            <w:r w:rsidRPr="009D33C0">
              <w:rPr>
                <w:rFonts w:ascii="Courier New" w:hAnsi="Courier New" w:cs="Courier New"/>
                <w:color w:val="333333"/>
                <w:sz w:val="20"/>
                <w:lang w:val="en-US"/>
              </w:rPr>
              <w:t>;</w:t>
            </w:r>
            <w:proofErr w:type="gramEnd"/>
          </w:p>
          <w:p w14:paraId="534891DC"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  </w:t>
            </w:r>
            <w:r w:rsidRPr="009D33C0">
              <w:rPr>
                <w:rFonts w:ascii="Courier New" w:hAnsi="Courier New" w:cs="Courier New"/>
                <w:color w:val="008000"/>
                <w:sz w:val="20"/>
                <w:lang w:val="en-US"/>
              </w:rPr>
              <w:t xml:space="preserve">--echo &lt;= not echo after 9 </w:t>
            </w:r>
            <w:proofErr w:type="spellStart"/>
            <w:proofErr w:type="gramStart"/>
            <w:r w:rsidRPr="009D33C0">
              <w:rPr>
                <w:rFonts w:ascii="Courier New" w:hAnsi="Courier New" w:cs="Courier New"/>
                <w:color w:val="008000"/>
                <w:sz w:val="20"/>
                <w:lang w:val="en-US"/>
              </w:rPr>
              <w:t>ms</w:t>
            </w:r>
            <w:proofErr w:type="spellEnd"/>
            <w:r w:rsidRPr="009D33C0">
              <w:rPr>
                <w:rFonts w:ascii="Courier New" w:hAnsi="Courier New" w:cs="Courier New"/>
                <w:color w:val="008000"/>
                <w:sz w:val="20"/>
                <w:lang w:val="en-US"/>
              </w:rPr>
              <w:t>;</w:t>
            </w:r>
            <w:proofErr w:type="gramEnd"/>
          </w:p>
          <w:p w14:paraId="221078FE"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roofErr w:type="spellStart"/>
            <w:r w:rsidRPr="009D33C0">
              <w:rPr>
                <w:rFonts w:ascii="Courier New" w:hAnsi="Courier New" w:cs="Courier New"/>
                <w:color w:val="333333"/>
                <w:sz w:val="20"/>
                <w:lang w:val="en-US"/>
              </w:rPr>
              <w:t>echo_proc</w:t>
            </w:r>
            <w:proofErr w:type="spellEnd"/>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0000FF"/>
                <w:sz w:val="20"/>
                <w:lang w:val="en-US"/>
              </w:rPr>
              <w:t>process</w:t>
            </w:r>
            <w:proofErr w:type="gramEnd"/>
          </w:p>
          <w:p w14:paraId="6CFE7A78"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0000FF"/>
                <w:sz w:val="20"/>
                <w:lang w:val="en-US"/>
              </w:rPr>
              <w:t>begin</w:t>
            </w:r>
          </w:p>
          <w:p w14:paraId="79AD3165"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0000FF"/>
                <w:sz w:val="20"/>
                <w:lang w:val="en-US"/>
              </w:rPr>
              <w:t>if</w:t>
            </w:r>
            <w:r w:rsidRPr="009D33C0">
              <w:rPr>
                <w:rFonts w:ascii="Courier New" w:hAnsi="Courier New" w:cs="Courier New"/>
                <w:color w:val="333333"/>
                <w:sz w:val="20"/>
                <w:lang w:val="en-US"/>
              </w:rPr>
              <w:t>(</w:t>
            </w:r>
            <w:proofErr w:type="spellStart"/>
            <w:r w:rsidRPr="009D33C0">
              <w:rPr>
                <w:rFonts w:ascii="Courier New" w:hAnsi="Courier New" w:cs="Courier New"/>
                <w:color w:val="333333"/>
                <w:sz w:val="20"/>
                <w:lang w:val="en-US"/>
              </w:rPr>
              <w:t>out_q'event</w:t>
            </w:r>
            <w:proofErr w:type="spell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then</w:t>
            </w:r>
          </w:p>
          <w:p w14:paraId="044CEDCD"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ab/>
            </w:r>
            <w:r w:rsidRPr="009D33C0">
              <w:rPr>
                <w:rFonts w:ascii="Courier New" w:hAnsi="Courier New" w:cs="Courier New"/>
                <w:color w:val="0000FF"/>
                <w:sz w:val="20"/>
                <w:lang w:val="en-US"/>
              </w:rPr>
              <w:t>wait</w:t>
            </w: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for</w:t>
            </w:r>
            <w:r w:rsidRPr="009D33C0">
              <w:rPr>
                <w:rFonts w:ascii="Courier New" w:hAnsi="Courier New" w:cs="Courier New"/>
                <w:color w:val="333333"/>
                <w:sz w:val="20"/>
                <w:lang w:val="en-US"/>
              </w:rPr>
              <w:t xml:space="preserve"> 11600 </w:t>
            </w:r>
            <w:proofErr w:type="gramStart"/>
            <w:r w:rsidRPr="009D33C0">
              <w:rPr>
                <w:rFonts w:ascii="Courier New" w:hAnsi="Courier New" w:cs="Courier New"/>
                <w:color w:val="333333"/>
                <w:sz w:val="20"/>
                <w:lang w:val="en-US"/>
              </w:rPr>
              <w:t>us;</w:t>
            </w:r>
            <w:proofErr w:type="gramEnd"/>
          </w:p>
          <w:p w14:paraId="164B7990"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ab/>
              <w:t xml:space="preserve">echo &lt;= </w:t>
            </w:r>
            <w:r w:rsidRPr="009D33C0">
              <w:rPr>
                <w:rFonts w:ascii="Courier New" w:hAnsi="Courier New" w:cs="Courier New"/>
                <w:color w:val="A31515"/>
                <w:sz w:val="20"/>
                <w:lang w:val="en-US"/>
              </w:rPr>
              <w:t>'1</w:t>
            </w:r>
            <w:proofErr w:type="gramStart"/>
            <w:r w:rsidRPr="009D33C0">
              <w:rPr>
                <w:rFonts w:ascii="Courier New" w:hAnsi="Courier New" w:cs="Courier New"/>
                <w:color w:val="A31515"/>
                <w:sz w:val="20"/>
                <w:lang w:val="en-US"/>
              </w:rPr>
              <w:t>'</w:t>
            </w:r>
            <w:r w:rsidRPr="009D33C0">
              <w:rPr>
                <w:rFonts w:ascii="Courier New" w:hAnsi="Courier New" w:cs="Courier New"/>
                <w:color w:val="333333"/>
                <w:sz w:val="20"/>
                <w:lang w:val="en-US"/>
              </w:rPr>
              <w:t>;</w:t>
            </w:r>
            <w:proofErr w:type="gramEnd"/>
          </w:p>
          <w:p w14:paraId="6883439B"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ab/>
            </w:r>
            <w:r w:rsidRPr="009D33C0">
              <w:rPr>
                <w:rFonts w:ascii="Courier New" w:hAnsi="Courier New" w:cs="Courier New"/>
                <w:color w:val="0000FF"/>
                <w:sz w:val="20"/>
                <w:lang w:val="en-US"/>
              </w:rPr>
              <w:t>wait</w:t>
            </w: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for</w:t>
            </w:r>
            <w:r w:rsidRPr="009D33C0">
              <w:rPr>
                <w:rFonts w:ascii="Courier New" w:hAnsi="Courier New" w:cs="Courier New"/>
                <w:color w:val="333333"/>
                <w:sz w:val="20"/>
                <w:lang w:val="en-US"/>
              </w:rPr>
              <w:t xml:space="preserve"> 11600 </w:t>
            </w:r>
            <w:proofErr w:type="gramStart"/>
            <w:r w:rsidRPr="009D33C0">
              <w:rPr>
                <w:rFonts w:ascii="Courier New" w:hAnsi="Courier New" w:cs="Courier New"/>
                <w:color w:val="333333"/>
                <w:sz w:val="20"/>
                <w:lang w:val="en-US"/>
              </w:rPr>
              <w:t>us;</w:t>
            </w:r>
            <w:proofErr w:type="gramEnd"/>
          </w:p>
          <w:p w14:paraId="0EC5774A"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ab/>
              <w:t xml:space="preserve">echo &lt;= </w:t>
            </w:r>
            <w:r w:rsidRPr="009D33C0">
              <w:rPr>
                <w:rFonts w:ascii="Courier New" w:hAnsi="Courier New" w:cs="Courier New"/>
                <w:color w:val="A31515"/>
                <w:sz w:val="20"/>
                <w:lang w:val="en-US"/>
              </w:rPr>
              <w:t>'0</w:t>
            </w:r>
            <w:proofErr w:type="gramStart"/>
            <w:r w:rsidRPr="009D33C0">
              <w:rPr>
                <w:rFonts w:ascii="Courier New" w:hAnsi="Courier New" w:cs="Courier New"/>
                <w:color w:val="A31515"/>
                <w:sz w:val="20"/>
                <w:lang w:val="en-US"/>
              </w:rPr>
              <w:t>'</w:t>
            </w:r>
            <w:r w:rsidRPr="009D33C0">
              <w:rPr>
                <w:rFonts w:ascii="Courier New" w:hAnsi="Courier New" w:cs="Courier New"/>
                <w:color w:val="333333"/>
                <w:sz w:val="20"/>
                <w:lang w:val="en-US"/>
              </w:rPr>
              <w:t>;</w:t>
            </w:r>
            <w:proofErr w:type="gramEnd"/>
          </w:p>
          <w:p w14:paraId="487E0D87"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0000FF"/>
                <w:sz w:val="20"/>
                <w:lang w:val="en-US"/>
              </w:rPr>
              <w:t>end</w:t>
            </w:r>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0000FF"/>
                <w:sz w:val="20"/>
                <w:lang w:val="en-US"/>
              </w:rPr>
              <w:t>if</w:t>
            </w:r>
            <w:r w:rsidRPr="009D33C0">
              <w:rPr>
                <w:rFonts w:ascii="Courier New" w:hAnsi="Courier New" w:cs="Courier New"/>
                <w:color w:val="333333"/>
                <w:sz w:val="20"/>
                <w:lang w:val="en-US"/>
              </w:rPr>
              <w:t>;</w:t>
            </w:r>
            <w:proofErr w:type="gramEnd"/>
          </w:p>
          <w:p w14:paraId="26D9BE00"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0000FF"/>
                <w:sz w:val="20"/>
                <w:lang w:val="en-US"/>
              </w:rPr>
              <w:t>wait</w:t>
            </w: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on</w:t>
            </w:r>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333333"/>
                <w:sz w:val="20"/>
                <w:lang w:val="en-US"/>
              </w:rPr>
              <w:t>out_</w:t>
            </w:r>
            <w:proofErr w:type="gramStart"/>
            <w:r w:rsidRPr="009D33C0">
              <w:rPr>
                <w:rFonts w:ascii="Courier New" w:hAnsi="Courier New" w:cs="Courier New"/>
                <w:color w:val="333333"/>
                <w:sz w:val="20"/>
                <w:lang w:val="en-US"/>
              </w:rPr>
              <w:t>q</w:t>
            </w:r>
            <w:proofErr w:type="spellEnd"/>
            <w:r w:rsidRPr="009D33C0">
              <w:rPr>
                <w:rFonts w:ascii="Courier New" w:hAnsi="Courier New" w:cs="Courier New"/>
                <w:color w:val="333333"/>
                <w:sz w:val="20"/>
                <w:lang w:val="en-US"/>
              </w:rPr>
              <w:t>;</w:t>
            </w:r>
            <w:proofErr w:type="gramEnd"/>
          </w:p>
          <w:p w14:paraId="0A5AC432"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0000FF"/>
                <w:sz w:val="20"/>
                <w:lang w:val="en-US"/>
              </w:rPr>
              <w:t>end</w:t>
            </w:r>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0000FF"/>
                <w:sz w:val="20"/>
                <w:lang w:val="en-US"/>
              </w:rPr>
              <w:t>process</w:t>
            </w:r>
            <w:r w:rsidRPr="009D33C0">
              <w:rPr>
                <w:rFonts w:ascii="Courier New" w:hAnsi="Courier New" w:cs="Courier New"/>
                <w:color w:val="333333"/>
                <w:sz w:val="20"/>
                <w:lang w:val="en-US"/>
              </w:rPr>
              <w:t>;</w:t>
            </w:r>
            <w:proofErr w:type="gramEnd"/>
          </w:p>
          <w:p w14:paraId="57255C7F"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
          <w:p w14:paraId="4F5A6607"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roofErr w:type="spellStart"/>
            <w:r w:rsidRPr="009D33C0">
              <w:rPr>
                <w:rFonts w:ascii="Courier New" w:hAnsi="Courier New" w:cs="Courier New"/>
                <w:color w:val="333333"/>
                <w:sz w:val="20"/>
                <w:lang w:val="en-US"/>
              </w:rPr>
              <w:t>uut</w:t>
            </w:r>
            <w:proofErr w:type="spellEnd"/>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333333"/>
                <w:sz w:val="20"/>
                <w:lang w:val="en-US"/>
              </w:rPr>
              <w:t>Measurement_control</w:t>
            </w:r>
            <w:proofErr w:type="spell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Port</w:t>
            </w: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MAP</w:t>
            </w:r>
            <w:r w:rsidRPr="009D33C0">
              <w:rPr>
                <w:rFonts w:ascii="Courier New" w:hAnsi="Courier New" w:cs="Courier New"/>
                <w:color w:val="333333"/>
                <w:sz w:val="20"/>
                <w:lang w:val="en-US"/>
              </w:rPr>
              <w:t xml:space="preserve"> (clock, reset, </w:t>
            </w:r>
            <w:proofErr w:type="spellStart"/>
            <w:r w:rsidRPr="009D33C0">
              <w:rPr>
                <w:rFonts w:ascii="Courier New" w:hAnsi="Courier New" w:cs="Courier New"/>
                <w:color w:val="333333"/>
                <w:sz w:val="20"/>
                <w:lang w:val="en-US"/>
              </w:rPr>
              <w:t>out_q</w:t>
            </w:r>
            <w:proofErr w:type="spellEnd"/>
            <w:r w:rsidRPr="009D33C0">
              <w:rPr>
                <w:rFonts w:ascii="Courier New" w:hAnsi="Courier New" w:cs="Courier New"/>
                <w:color w:val="333333"/>
                <w:sz w:val="20"/>
                <w:lang w:val="en-US"/>
              </w:rPr>
              <w:t>, position</w:t>
            </w:r>
            <w:proofErr w:type="gramStart"/>
            <w:r w:rsidRPr="009D33C0">
              <w:rPr>
                <w:rFonts w:ascii="Courier New" w:hAnsi="Courier New" w:cs="Courier New"/>
                <w:color w:val="333333"/>
                <w:sz w:val="20"/>
                <w:lang w:val="en-US"/>
              </w:rPr>
              <w:t>);</w:t>
            </w:r>
            <w:proofErr w:type="gramEnd"/>
          </w:p>
          <w:p w14:paraId="5A08F7FA"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uut0: </w:t>
            </w:r>
            <w:proofErr w:type="spellStart"/>
            <w:r w:rsidRPr="009D33C0">
              <w:rPr>
                <w:rFonts w:ascii="Courier New" w:hAnsi="Courier New" w:cs="Courier New"/>
                <w:color w:val="333333"/>
                <w:sz w:val="20"/>
                <w:lang w:val="en-US"/>
              </w:rPr>
              <w:t>Distance_calculator</w:t>
            </w:r>
            <w:proofErr w:type="spell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port</w:t>
            </w:r>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map</w:t>
            </w:r>
            <w:r w:rsidRPr="009D33C0">
              <w:rPr>
                <w:rFonts w:ascii="Courier New" w:hAnsi="Courier New" w:cs="Courier New"/>
                <w:color w:val="333333"/>
                <w:sz w:val="20"/>
                <w:lang w:val="en-US"/>
              </w:rPr>
              <w:t xml:space="preserve"> (clock, </w:t>
            </w:r>
            <w:proofErr w:type="spellStart"/>
            <w:r w:rsidRPr="009D33C0">
              <w:rPr>
                <w:rFonts w:ascii="Courier New" w:hAnsi="Courier New" w:cs="Courier New"/>
                <w:color w:val="333333"/>
                <w:sz w:val="20"/>
                <w:lang w:val="en-US"/>
              </w:rPr>
              <w:t>out_q</w:t>
            </w:r>
            <w:proofErr w:type="spellEnd"/>
            <w:r w:rsidRPr="009D33C0">
              <w:rPr>
                <w:rFonts w:ascii="Courier New" w:hAnsi="Courier New" w:cs="Courier New"/>
                <w:color w:val="333333"/>
                <w:sz w:val="20"/>
                <w:lang w:val="en-US"/>
              </w:rPr>
              <w:t xml:space="preserve">, echo, </w:t>
            </w:r>
            <w:proofErr w:type="spellStart"/>
            <w:r w:rsidRPr="009D33C0">
              <w:rPr>
                <w:rFonts w:ascii="Courier New" w:hAnsi="Courier New" w:cs="Courier New"/>
                <w:color w:val="333333"/>
                <w:sz w:val="20"/>
                <w:lang w:val="en-US"/>
              </w:rPr>
              <w:t>dist</w:t>
            </w:r>
            <w:proofErr w:type="spellEnd"/>
            <w:proofErr w:type="gramStart"/>
            <w:r w:rsidRPr="009D33C0">
              <w:rPr>
                <w:rFonts w:ascii="Courier New" w:hAnsi="Courier New" w:cs="Courier New"/>
                <w:color w:val="333333"/>
                <w:sz w:val="20"/>
                <w:lang w:val="en-US"/>
              </w:rPr>
              <w:t>);</w:t>
            </w:r>
            <w:proofErr w:type="gramEnd"/>
          </w:p>
          <w:p w14:paraId="251E1F11"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9D33C0">
              <w:rPr>
                <w:rFonts w:ascii="Courier New" w:hAnsi="Courier New" w:cs="Courier New"/>
                <w:color w:val="333333"/>
                <w:sz w:val="20"/>
                <w:lang w:val="en-US"/>
              </w:rPr>
              <w:t xml:space="preserve">uut1: </w:t>
            </w:r>
            <w:proofErr w:type="spellStart"/>
            <w:r w:rsidRPr="009D33C0">
              <w:rPr>
                <w:rFonts w:ascii="Courier New" w:hAnsi="Courier New" w:cs="Courier New"/>
                <w:color w:val="333333"/>
                <w:sz w:val="20"/>
                <w:lang w:val="en-US"/>
              </w:rPr>
              <w:t>BlackBoxRAM</w:t>
            </w:r>
            <w:proofErr w:type="spellEnd"/>
            <w:r w:rsidRPr="009D33C0">
              <w:rPr>
                <w:rFonts w:ascii="Courier New" w:hAnsi="Courier New" w:cs="Courier New"/>
                <w:color w:val="333333"/>
                <w:sz w:val="20"/>
                <w:lang w:val="en-US"/>
              </w:rPr>
              <w:t xml:space="preserve"> </w:t>
            </w:r>
            <w:r w:rsidRPr="009D33C0">
              <w:rPr>
                <w:rFonts w:ascii="Courier New" w:hAnsi="Courier New" w:cs="Courier New"/>
                <w:color w:val="0000FF"/>
                <w:sz w:val="20"/>
                <w:lang w:val="en-US"/>
              </w:rPr>
              <w:t>Port</w:t>
            </w:r>
            <w:r w:rsidRPr="009D33C0">
              <w:rPr>
                <w:rFonts w:ascii="Courier New" w:hAnsi="Courier New" w:cs="Courier New"/>
                <w:color w:val="333333"/>
                <w:sz w:val="20"/>
                <w:lang w:val="en-US"/>
              </w:rPr>
              <w:t xml:space="preserve"> </w:t>
            </w:r>
            <w:proofErr w:type="gramStart"/>
            <w:r w:rsidRPr="009D33C0">
              <w:rPr>
                <w:rFonts w:ascii="Courier New" w:hAnsi="Courier New" w:cs="Courier New"/>
                <w:color w:val="0000FF"/>
                <w:sz w:val="20"/>
                <w:lang w:val="en-US"/>
              </w:rPr>
              <w:t>map</w:t>
            </w:r>
            <w:r w:rsidRPr="009D33C0">
              <w:rPr>
                <w:rFonts w:ascii="Courier New" w:hAnsi="Courier New" w:cs="Courier New"/>
                <w:color w:val="333333"/>
                <w:sz w:val="20"/>
                <w:lang w:val="en-US"/>
              </w:rPr>
              <w:t>(</w:t>
            </w:r>
            <w:proofErr w:type="gramEnd"/>
            <w:r w:rsidRPr="009D33C0">
              <w:rPr>
                <w:rFonts w:ascii="Courier New" w:hAnsi="Courier New" w:cs="Courier New"/>
                <w:color w:val="333333"/>
                <w:sz w:val="20"/>
                <w:lang w:val="en-US"/>
              </w:rPr>
              <w:t xml:space="preserve">clock, reset, </w:t>
            </w:r>
            <w:proofErr w:type="spellStart"/>
            <w:r w:rsidRPr="009D33C0">
              <w:rPr>
                <w:rFonts w:ascii="Courier New" w:hAnsi="Courier New" w:cs="Courier New"/>
                <w:color w:val="333333"/>
                <w:sz w:val="20"/>
                <w:lang w:val="en-US"/>
              </w:rPr>
              <w:t>out_q</w:t>
            </w:r>
            <w:proofErr w:type="spellEnd"/>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333333"/>
                <w:sz w:val="20"/>
                <w:lang w:val="en-US"/>
              </w:rPr>
              <w:t>Dist</w:t>
            </w:r>
            <w:proofErr w:type="spellEnd"/>
            <w:r w:rsidRPr="009D33C0">
              <w:rPr>
                <w:rFonts w:ascii="Courier New" w:hAnsi="Courier New" w:cs="Courier New"/>
                <w:color w:val="333333"/>
                <w:sz w:val="20"/>
                <w:lang w:val="en-US"/>
              </w:rPr>
              <w:t xml:space="preserve">, </w:t>
            </w:r>
            <w:proofErr w:type="spellStart"/>
            <w:r w:rsidRPr="009D33C0">
              <w:rPr>
                <w:rFonts w:ascii="Courier New" w:hAnsi="Courier New" w:cs="Courier New"/>
                <w:color w:val="333333"/>
                <w:sz w:val="20"/>
                <w:lang w:val="en-US"/>
              </w:rPr>
              <w:t>addr</w:t>
            </w:r>
            <w:proofErr w:type="spellEnd"/>
            <w:r w:rsidRPr="009D33C0">
              <w:rPr>
                <w:rFonts w:ascii="Courier New" w:hAnsi="Courier New" w:cs="Courier New"/>
                <w:color w:val="333333"/>
                <w:sz w:val="20"/>
                <w:lang w:val="en-US"/>
              </w:rPr>
              <w:t>, we, data);</w:t>
            </w:r>
          </w:p>
          <w:p w14:paraId="0F9AA293" w14:textId="77777777" w:rsidR="009D33C0"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
          <w:p w14:paraId="5402ECB0" w14:textId="329E0575" w:rsidR="00293977" w:rsidRPr="009D33C0" w:rsidRDefault="009D33C0" w:rsidP="009D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9D33C0">
              <w:rPr>
                <w:rFonts w:ascii="Courier New" w:hAnsi="Courier New" w:cs="Courier New"/>
                <w:color w:val="0000FF"/>
                <w:sz w:val="20"/>
              </w:rPr>
              <w:t>end</w:t>
            </w:r>
            <w:r w:rsidRPr="009D33C0">
              <w:rPr>
                <w:rFonts w:ascii="Courier New" w:hAnsi="Courier New" w:cs="Courier New"/>
                <w:color w:val="333333"/>
                <w:sz w:val="20"/>
              </w:rPr>
              <w:t xml:space="preserve"> </w:t>
            </w:r>
            <w:proofErr w:type="spellStart"/>
            <w:r w:rsidRPr="009D33C0">
              <w:rPr>
                <w:rFonts w:ascii="Courier New" w:hAnsi="Courier New" w:cs="Courier New"/>
                <w:color w:val="0000FF"/>
                <w:sz w:val="20"/>
              </w:rPr>
              <w:t>architecture</w:t>
            </w:r>
            <w:proofErr w:type="spellEnd"/>
            <w:r w:rsidRPr="009D33C0">
              <w:rPr>
                <w:rFonts w:ascii="Courier New" w:hAnsi="Courier New" w:cs="Courier New"/>
                <w:color w:val="333333"/>
                <w:sz w:val="20"/>
              </w:rPr>
              <w:t xml:space="preserve"> </w:t>
            </w:r>
            <w:r w:rsidRPr="009D33C0">
              <w:rPr>
                <w:rFonts w:ascii="Courier New" w:hAnsi="Courier New" w:cs="Courier New"/>
                <w:color w:val="2B91AF"/>
                <w:sz w:val="20"/>
              </w:rPr>
              <w:t>test</w:t>
            </w:r>
            <w:r w:rsidRPr="009D33C0">
              <w:rPr>
                <w:rFonts w:ascii="Courier New" w:hAnsi="Courier New" w:cs="Courier New"/>
                <w:color w:val="333333"/>
                <w:sz w:val="20"/>
              </w:rPr>
              <w:t>;</w:t>
            </w:r>
          </w:p>
        </w:tc>
      </w:tr>
    </w:tbl>
    <w:p w14:paraId="761FC3D2" w14:textId="08C2F3D7" w:rsidR="00293977" w:rsidRDefault="00802063" w:rsidP="00802063">
      <w:pPr>
        <w:pStyle w:val="Legenda"/>
        <w:rPr>
          <w:szCs w:val="24"/>
        </w:rPr>
      </w:pPr>
      <w:bookmarkStart w:id="58" w:name="_Toc187660634"/>
      <w:r>
        <w:lastRenderedPageBreak/>
        <w:t xml:space="preserve">Kod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Kod_ \* ARABIC \s 1 </w:instrText>
      </w:r>
      <w:r>
        <w:fldChar w:fldCharType="separate"/>
      </w:r>
      <w:r>
        <w:rPr>
          <w:noProof/>
        </w:rPr>
        <w:t>1</w:t>
      </w:r>
      <w:r>
        <w:rPr>
          <w:noProof/>
        </w:rPr>
        <w:fldChar w:fldCharType="end"/>
      </w:r>
      <w:r>
        <w:t xml:space="preserve"> </w:t>
      </w:r>
      <w:r w:rsidRPr="00B75994">
        <w:rPr>
          <w:szCs w:val="24"/>
        </w:rPr>
        <w:t xml:space="preserve">opis testu dla programu </w:t>
      </w:r>
      <w:proofErr w:type="spellStart"/>
      <w:r w:rsidRPr="00B75994">
        <w:rPr>
          <w:szCs w:val="24"/>
        </w:rPr>
        <w:t>modelsim</w:t>
      </w:r>
      <w:bookmarkEnd w:id="58"/>
      <w:proofErr w:type="spellEnd"/>
    </w:p>
    <w:p w14:paraId="3E3EED4A" w14:textId="77777777" w:rsidR="00802063" w:rsidRPr="00802063" w:rsidRDefault="00802063" w:rsidP="00802063"/>
    <w:p w14:paraId="3FD881B2" w14:textId="69223F5D" w:rsidR="00D7798B" w:rsidRPr="00B75994" w:rsidRDefault="008B5E8A" w:rsidP="00B75994">
      <w:pPr>
        <w:pStyle w:val="Tekstpods"/>
        <w:spacing w:after="0" w:line="360" w:lineRule="auto"/>
        <w:rPr>
          <w:szCs w:val="24"/>
        </w:rPr>
      </w:pPr>
      <w:r w:rsidRPr="00B75994">
        <w:rPr>
          <w:szCs w:val="24"/>
        </w:rPr>
        <w:t xml:space="preserve">W naszym teście ustawiamy również sygnał Reset, który na początku przez sekundę jest w stanie wysokim, po sekundzie zmienia się w stan niski i zatrzymuje symulacje. </w:t>
      </w:r>
      <w:r w:rsidR="003668CD" w:rsidRPr="00B75994">
        <w:rPr>
          <w:szCs w:val="24"/>
        </w:rPr>
        <w:t>Sygnał</w:t>
      </w:r>
      <w:r w:rsidRPr="00B75994">
        <w:rPr>
          <w:szCs w:val="24"/>
        </w:rPr>
        <w:t xml:space="preserve"> </w:t>
      </w:r>
      <w:proofErr w:type="spellStart"/>
      <w:r w:rsidRPr="00B75994">
        <w:rPr>
          <w:szCs w:val="24"/>
        </w:rPr>
        <w:t>Trigger</w:t>
      </w:r>
      <w:proofErr w:type="spellEnd"/>
      <w:r w:rsidRPr="00B75994">
        <w:rPr>
          <w:szCs w:val="24"/>
        </w:rPr>
        <w:t xml:space="preserve"> opisany na poniższym obrazie jako </w:t>
      </w:r>
      <w:proofErr w:type="spellStart"/>
      <w:r w:rsidRPr="00B75994">
        <w:rPr>
          <w:szCs w:val="24"/>
        </w:rPr>
        <w:t>out_q</w:t>
      </w:r>
      <w:proofErr w:type="spellEnd"/>
      <w:r w:rsidRPr="00B75994">
        <w:rPr>
          <w:szCs w:val="24"/>
        </w:rPr>
        <w:t xml:space="preserve"> wyzwala wysoki stan co 25ms który trwa </w:t>
      </w:r>
      <w:r w:rsidRPr="00B75994">
        <w:rPr>
          <w:szCs w:val="24"/>
        </w:rPr>
        <w:lastRenderedPageBreak/>
        <w:t xml:space="preserve">10ns. Wraz z tym sygnałem ustawiana jest pozycja serwomotoru, opisana jako sygnał </w:t>
      </w:r>
      <w:proofErr w:type="spellStart"/>
      <w:r w:rsidRPr="00B75994">
        <w:rPr>
          <w:szCs w:val="24"/>
        </w:rPr>
        <w:t>position</w:t>
      </w:r>
      <w:proofErr w:type="spellEnd"/>
      <w:r w:rsidRPr="00B75994">
        <w:rPr>
          <w:szCs w:val="24"/>
        </w:rPr>
        <w:t xml:space="preserve">. Na poniższym teście widać również odczyt odległości po zakończeniu sygnału Echo. Pomiar wynosi </w:t>
      </w:r>
      <w:r w:rsidR="003668CD">
        <w:rPr>
          <w:szCs w:val="24"/>
        </w:rPr>
        <w:t xml:space="preserve">w systemie binarnym </w:t>
      </w:r>
      <w:r w:rsidR="00E356B9" w:rsidRPr="00B75994">
        <w:rPr>
          <w:szCs w:val="24"/>
        </w:rPr>
        <w:t>11000100,</w:t>
      </w:r>
      <w:r w:rsidRPr="00B75994">
        <w:rPr>
          <w:szCs w:val="24"/>
        </w:rPr>
        <w:t xml:space="preserve"> czyli 196.</w:t>
      </w:r>
      <w:r w:rsidR="003668CD">
        <w:rPr>
          <w:szCs w:val="24"/>
        </w:rPr>
        <w:t>w dziesiętnym</w:t>
      </w:r>
      <w:r w:rsidR="009D33C0">
        <w:rPr>
          <w:szCs w:val="24"/>
        </w:rPr>
        <w:t xml:space="preserve">. Dodatkowo wraz z sygnałem wyzwalacza dokonany zostaje zapis do kolejnej komórki pamięci. Odczyt jest sterowany przez sygnał </w:t>
      </w:r>
      <w:proofErr w:type="gramStart"/>
      <w:r w:rsidR="009D33C0">
        <w:rPr>
          <w:szCs w:val="24"/>
        </w:rPr>
        <w:t>we(</w:t>
      </w:r>
      <w:proofErr w:type="spellStart"/>
      <w:proofErr w:type="gramEnd"/>
      <w:r w:rsidR="009D33C0">
        <w:rPr>
          <w:i/>
          <w:iCs/>
          <w:szCs w:val="24"/>
        </w:rPr>
        <w:t>write</w:t>
      </w:r>
      <w:proofErr w:type="spellEnd"/>
      <w:r w:rsidR="009D33C0">
        <w:rPr>
          <w:i/>
          <w:iCs/>
          <w:szCs w:val="24"/>
        </w:rPr>
        <w:t xml:space="preserve"> </w:t>
      </w:r>
      <w:proofErr w:type="spellStart"/>
      <w:r w:rsidR="009D33C0">
        <w:rPr>
          <w:i/>
          <w:iCs/>
          <w:szCs w:val="24"/>
        </w:rPr>
        <w:t>enable</w:t>
      </w:r>
      <w:proofErr w:type="spellEnd"/>
      <w:r w:rsidR="009D33C0">
        <w:rPr>
          <w:szCs w:val="24"/>
        </w:rPr>
        <w:t>) który wyzwalany jest przez krótką chwilę</w:t>
      </w:r>
      <w:r w:rsidR="00E356B9">
        <w:rPr>
          <w:szCs w:val="24"/>
        </w:rPr>
        <w:t xml:space="preserve"> </w:t>
      </w:r>
      <w:r w:rsidR="009D33C0">
        <w:rPr>
          <w:szCs w:val="24"/>
        </w:rPr>
        <w:t xml:space="preserve">w trakcie stanu wysokiego </w:t>
      </w:r>
      <w:proofErr w:type="spellStart"/>
      <w:r w:rsidR="009D33C0">
        <w:rPr>
          <w:szCs w:val="24"/>
        </w:rPr>
        <w:t>out_q</w:t>
      </w:r>
      <w:proofErr w:type="spellEnd"/>
      <w:r w:rsidR="009D33C0">
        <w:rPr>
          <w:szCs w:val="24"/>
        </w:rPr>
        <w:t>.</w:t>
      </w:r>
      <w:r w:rsidRPr="00B75994">
        <w:rPr>
          <w:szCs w:val="24"/>
        </w:rPr>
        <w:t xml:space="preserve"> </w:t>
      </w:r>
    </w:p>
    <w:p w14:paraId="73657E4B" w14:textId="77777777" w:rsidR="0058277B" w:rsidRPr="00B75994" w:rsidRDefault="0058277B" w:rsidP="00B75994">
      <w:pPr>
        <w:pStyle w:val="Tekstpods"/>
        <w:spacing w:after="0" w:line="360" w:lineRule="auto"/>
        <w:rPr>
          <w:szCs w:val="24"/>
        </w:rPr>
      </w:pPr>
    </w:p>
    <w:tbl>
      <w:tblPr>
        <w:tblStyle w:val="Tabela-Siatka"/>
        <w:tblW w:w="0" w:type="auto"/>
        <w:tblLook w:val="04A0" w:firstRow="1" w:lastRow="0" w:firstColumn="1" w:lastColumn="0" w:noHBand="0" w:noVBand="1"/>
      </w:tblPr>
      <w:tblGrid>
        <w:gridCol w:w="8778"/>
      </w:tblGrid>
      <w:tr w:rsidR="0058277B" w:rsidRPr="00B75994" w14:paraId="51FC23F5" w14:textId="77777777" w:rsidTr="0058277B">
        <w:tc>
          <w:tcPr>
            <w:tcW w:w="8778" w:type="dxa"/>
          </w:tcPr>
          <w:p w14:paraId="14E5E12C" w14:textId="5CD739BD" w:rsidR="0058277B" w:rsidRPr="00B75994" w:rsidRDefault="009D33C0" w:rsidP="00126423">
            <w:pPr>
              <w:pStyle w:val="Tekstpods"/>
              <w:spacing w:after="0" w:line="360" w:lineRule="auto"/>
              <w:ind w:firstLine="0"/>
              <w:jc w:val="center"/>
              <w:rPr>
                <w:szCs w:val="24"/>
              </w:rPr>
            </w:pPr>
            <w:r w:rsidRPr="009D33C0">
              <w:rPr>
                <w:noProof/>
                <w:szCs w:val="24"/>
              </w:rPr>
              <w:drawing>
                <wp:inline distT="0" distB="0" distL="0" distR="0" wp14:anchorId="47CEFBB9" wp14:editId="6A9BCFE8">
                  <wp:extent cx="5580380" cy="1380490"/>
                  <wp:effectExtent l="0" t="0" r="1270" b="0"/>
                  <wp:docPr id="5007797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79799" name=""/>
                          <pic:cNvPicPr/>
                        </pic:nvPicPr>
                        <pic:blipFill>
                          <a:blip r:embed="rId33"/>
                          <a:stretch>
                            <a:fillRect/>
                          </a:stretch>
                        </pic:blipFill>
                        <pic:spPr>
                          <a:xfrm>
                            <a:off x="0" y="0"/>
                            <a:ext cx="5580380" cy="1380490"/>
                          </a:xfrm>
                          <a:prstGeom prst="rect">
                            <a:avLst/>
                          </a:prstGeom>
                        </pic:spPr>
                      </pic:pic>
                    </a:graphicData>
                  </a:graphic>
                </wp:inline>
              </w:drawing>
            </w:r>
          </w:p>
        </w:tc>
      </w:tr>
    </w:tbl>
    <w:p w14:paraId="17C4181D" w14:textId="07FC0AA3" w:rsidR="0058277B" w:rsidRPr="00B75994" w:rsidRDefault="00B9504A" w:rsidP="00B9504A">
      <w:pPr>
        <w:pStyle w:val="Legenda"/>
        <w:rPr>
          <w:szCs w:val="24"/>
        </w:rPr>
      </w:pPr>
      <w:bookmarkStart w:id="59" w:name="_Toc187593796"/>
      <w:r>
        <w:t xml:space="preserve">Rys. </w:t>
      </w:r>
      <w:r w:rsidR="006D760D">
        <w:fldChar w:fldCharType="begin"/>
      </w:r>
      <w:r w:rsidR="006D760D">
        <w:instrText xml:space="preserve"> STYLEREF 1 \s </w:instrText>
      </w:r>
      <w:r w:rsidR="006D760D">
        <w:fldChar w:fldCharType="separate"/>
      </w:r>
      <w:r w:rsidR="006D760D">
        <w:rPr>
          <w:noProof/>
        </w:rPr>
        <w:t>5</w:t>
      </w:r>
      <w:r w:rsidR="006D760D">
        <w:rPr>
          <w:noProof/>
        </w:rPr>
        <w:fldChar w:fldCharType="end"/>
      </w:r>
      <w:r w:rsidR="006D760D">
        <w:t>.</w:t>
      </w:r>
      <w:r w:rsidR="006D760D">
        <w:fldChar w:fldCharType="begin"/>
      </w:r>
      <w:r w:rsidR="006D760D">
        <w:instrText xml:space="preserve"> SEQ Rys. \* ARABIC \s 1 </w:instrText>
      </w:r>
      <w:r w:rsidR="006D760D">
        <w:fldChar w:fldCharType="separate"/>
      </w:r>
      <w:r w:rsidR="006D760D">
        <w:rPr>
          <w:noProof/>
        </w:rPr>
        <w:t>1</w:t>
      </w:r>
      <w:r w:rsidR="006D760D">
        <w:rPr>
          <w:noProof/>
        </w:rPr>
        <w:fldChar w:fldCharType="end"/>
      </w:r>
      <w:r>
        <w:t xml:space="preserve"> </w:t>
      </w:r>
      <w:r w:rsidRPr="00B75994">
        <w:rPr>
          <w:szCs w:val="24"/>
        </w:rPr>
        <w:t>przebieg symulacji</w:t>
      </w:r>
      <w:bookmarkEnd w:id="59"/>
    </w:p>
    <w:p w14:paraId="487A1C79" w14:textId="77777777" w:rsidR="00BB439F" w:rsidRDefault="00BB439F" w:rsidP="00B75994">
      <w:pPr>
        <w:pStyle w:val="Tekstpods"/>
        <w:spacing w:after="0" w:line="360" w:lineRule="auto"/>
        <w:rPr>
          <w:szCs w:val="24"/>
        </w:rPr>
      </w:pPr>
    </w:p>
    <w:p w14:paraId="4DE3A234" w14:textId="1E82F13F" w:rsidR="0058277B" w:rsidRDefault="00BB439F" w:rsidP="00B75994">
      <w:pPr>
        <w:pStyle w:val="Tekstpods"/>
        <w:spacing w:after="0" w:line="360" w:lineRule="auto"/>
        <w:rPr>
          <w:szCs w:val="24"/>
        </w:rPr>
      </w:pPr>
      <w:r>
        <w:rPr>
          <w:szCs w:val="24"/>
        </w:rPr>
        <w:t>Poniżej przedstawiony jest opis wykorzystywany dla symulacji zapisu do pamięci RAM.</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8452"/>
      </w:tblGrid>
      <w:tr w:rsidR="00BB439F" w:rsidRPr="00BB439F" w14:paraId="7BBF87BF" w14:textId="77777777" w:rsidTr="00E54713">
        <w:trPr>
          <w:tblCellSpacing w:w="15" w:type="dxa"/>
        </w:trPr>
        <w:tc>
          <w:tcPr>
            <w:tcW w:w="0" w:type="auto"/>
            <w:vAlign w:val="center"/>
            <w:hideMark/>
          </w:tcPr>
          <w:p w14:paraId="68708418"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1</w:t>
            </w:r>
          </w:p>
          <w:p w14:paraId="3F887E3C"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 xml:space="preserve"> 2</w:t>
            </w:r>
          </w:p>
          <w:p w14:paraId="725FA4C0"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 xml:space="preserve"> 3</w:t>
            </w:r>
          </w:p>
          <w:p w14:paraId="5A405B99"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 xml:space="preserve"> 4</w:t>
            </w:r>
          </w:p>
          <w:p w14:paraId="7206F48A"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 xml:space="preserve"> 5</w:t>
            </w:r>
          </w:p>
          <w:p w14:paraId="0FE04AEC"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 xml:space="preserve"> 6</w:t>
            </w:r>
          </w:p>
          <w:p w14:paraId="2AA6EBB8"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 xml:space="preserve"> 7</w:t>
            </w:r>
          </w:p>
          <w:p w14:paraId="60ADBD38"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 xml:space="preserve"> 8</w:t>
            </w:r>
          </w:p>
          <w:p w14:paraId="04410336"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 xml:space="preserve"> 9</w:t>
            </w:r>
          </w:p>
          <w:p w14:paraId="4D24D761"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10</w:t>
            </w:r>
          </w:p>
          <w:p w14:paraId="196776E3"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11</w:t>
            </w:r>
          </w:p>
          <w:p w14:paraId="3148A35B"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12</w:t>
            </w:r>
          </w:p>
          <w:p w14:paraId="4AAF9913"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13</w:t>
            </w:r>
          </w:p>
          <w:p w14:paraId="4D903E86"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14</w:t>
            </w:r>
          </w:p>
          <w:p w14:paraId="31BB859B"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15</w:t>
            </w:r>
          </w:p>
          <w:p w14:paraId="02014682"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16</w:t>
            </w:r>
          </w:p>
          <w:p w14:paraId="05FA8960"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17</w:t>
            </w:r>
          </w:p>
          <w:p w14:paraId="7774D86E"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18</w:t>
            </w:r>
          </w:p>
          <w:p w14:paraId="589FD967"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19</w:t>
            </w:r>
          </w:p>
          <w:p w14:paraId="0764333E"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20</w:t>
            </w:r>
          </w:p>
          <w:p w14:paraId="2A0E7770"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21</w:t>
            </w:r>
          </w:p>
          <w:p w14:paraId="0808DA15"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22</w:t>
            </w:r>
          </w:p>
          <w:p w14:paraId="56A31BAA"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23</w:t>
            </w:r>
          </w:p>
          <w:p w14:paraId="4A691FE6"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24</w:t>
            </w:r>
          </w:p>
          <w:p w14:paraId="3DF99DE9"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25</w:t>
            </w:r>
          </w:p>
          <w:p w14:paraId="2C2BC7F1"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26</w:t>
            </w:r>
          </w:p>
          <w:p w14:paraId="26A2294A"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27</w:t>
            </w:r>
          </w:p>
          <w:p w14:paraId="3616D353"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28</w:t>
            </w:r>
          </w:p>
          <w:p w14:paraId="24B5F005"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29</w:t>
            </w:r>
          </w:p>
          <w:p w14:paraId="72C5B3A0"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30</w:t>
            </w:r>
          </w:p>
          <w:p w14:paraId="2588E9BA"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lastRenderedPageBreak/>
              <w:t>31</w:t>
            </w:r>
          </w:p>
          <w:p w14:paraId="107B4DEE"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32</w:t>
            </w:r>
          </w:p>
          <w:p w14:paraId="65695044"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33</w:t>
            </w:r>
          </w:p>
          <w:p w14:paraId="1439325F"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34</w:t>
            </w:r>
          </w:p>
          <w:p w14:paraId="714E2F0A"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35</w:t>
            </w:r>
          </w:p>
          <w:p w14:paraId="5F6F8C3D"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36</w:t>
            </w:r>
          </w:p>
          <w:p w14:paraId="5563F8DE"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37</w:t>
            </w:r>
          </w:p>
          <w:p w14:paraId="774F4E63"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38</w:t>
            </w:r>
          </w:p>
          <w:p w14:paraId="387F21D4"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39</w:t>
            </w:r>
          </w:p>
          <w:p w14:paraId="00419138"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40</w:t>
            </w:r>
          </w:p>
          <w:p w14:paraId="6E6CC498"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41</w:t>
            </w:r>
          </w:p>
          <w:p w14:paraId="5DBEDE59"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42</w:t>
            </w:r>
          </w:p>
          <w:p w14:paraId="7E64F08B"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43</w:t>
            </w:r>
          </w:p>
          <w:p w14:paraId="016CFA23"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44</w:t>
            </w:r>
          </w:p>
          <w:p w14:paraId="4CC4CB15"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45</w:t>
            </w:r>
          </w:p>
          <w:p w14:paraId="34AFD194"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46</w:t>
            </w:r>
          </w:p>
          <w:p w14:paraId="4A3EE3A2" w14:textId="77777777" w:rsid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333333"/>
                <w:sz w:val="20"/>
              </w:rPr>
              <w:t>47</w:t>
            </w:r>
          </w:p>
          <w:p w14:paraId="4E696901" w14:textId="77777777" w:rsidR="00E54713" w:rsidRDefault="00E54713"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48</w:t>
            </w:r>
          </w:p>
          <w:p w14:paraId="1BAC2376" w14:textId="77777777" w:rsidR="00E54713" w:rsidRDefault="00E54713"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49</w:t>
            </w:r>
          </w:p>
          <w:p w14:paraId="32A14C38" w14:textId="77777777" w:rsidR="00E54713" w:rsidRDefault="00E54713"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50</w:t>
            </w:r>
          </w:p>
          <w:p w14:paraId="5807DDC0" w14:textId="68C9503D" w:rsidR="00E54713" w:rsidRPr="00BB439F" w:rsidRDefault="00E54713"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Pr>
                <w:rFonts w:ascii="Courier New" w:hAnsi="Courier New" w:cs="Courier New"/>
                <w:color w:val="333333"/>
                <w:sz w:val="20"/>
              </w:rPr>
              <w:t>51</w:t>
            </w:r>
          </w:p>
        </w:tc>
        <w:tc>
          <w:tcPr>
            <w:tcW w:w="0" w:type="auto"/>
            <w:vAlign w:val="center"/>
            <w:hideMark/>
          </w:tcPr>
          <w:p w14:paraId="40D2F76D"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0000FF"/>
                <w:sz w:val="20"/>
                <w:lang w:val="en-US"/>
              </w:rPr>
              <w:lastRenderedPageBreak/>
              <w:t>architecture</w:t>
            </w:r>
            <w:r w:rsidRPr="00BB439F">
              <w:rPr>
                <w:rFonts w:ascii="Courier New" w:hAnsi="Courier New" w:cs="Courier New"/>
                <w:color w:val="333333"/>
                <w:sz w:val="20"/>
                <w:lang w:val="en-US"/>
              </w:rPr>
              <w:t xml:space="preserve"> </w:t>
            </w:r>
            <w:r w:rsidRPr="00BB439F">
              <w:rPr>
                <w:rFonts w:ascii="Courier New" w:hAnsi="Courier New" w:cs="Courier New"/>
                <w:color w:val="2B91AF"/>
                <w:sz w:val="20"/>
                <w:lang w:val="en-US"/>
              </w:rPr>
              <w:t>Behavioral</w:t>
            </w: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of</w:t>
            </w:r>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2B91AF"/>
                <w:sz w:val="20"/>
                <w:lang w:val="en-US"/>
              </w:rPr>
              <w:t>BlackBoxRAM</w:t>
            </w:r>
            <w:proofErr w:type="spellEnd"/>
            <w:r w:rsidRPr="00BB439F">
              <w:rPr>
                <w:rFonts w:ascii="Courier New" w:hAnsi="Courier New" w:cs="Courier New"/>
                <w:color w:val="333333"/>
                <w:sz w:val="20"/>
                <w:lang w:val="en-US"/>
              </w:rPr>
              <w:t xml:space="preserve"> </w:t>
            </w:r>
            <w:proofErr w:type="gramStart"/>
            <w:r w:rsidRPr="00BB439F">
              <w:rPr>
                <w:rFonts w:ascii="Courier New" w:hAnsi="Courier New" w:cs="Courier New"/>
                <w:color w:val="0000FF"/>
                <w:sz w:val="20"/>
                <w:lang w:val="en-US"/>
              </w:rPr>
              <w:t>is</w:t>
            </w:r>
            <w:proofErr w:type="gramEnd"/>
          </w:p>
          <w:p w14:paraId="786AE0EB"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
          <w:p w14:paraId="37438CC9"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8000"/>
                <w:sz w:val="20"/>
                <w:lang w:val="en-US"/>
              </w:rPr>
              <w:t>-- Internal signals</w:t>
            </w:r>
          </w:p>
          <w:p w14:paraId="357CC6C6" w14:textId="1AF7BDD8"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signal</w:t>
            </w:r>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333333"/>
                <w:sz w:val="20"/>
                <w:lang w:val="en-US"/>
              </w:rPr>
              <w:t>write_</w:t>
            </w:r>
            <w:proofErr w:type="gramStart"/>
            <w:r w:rsidRPr="00BB439F">
              <w:rPr>
                <w:rFonts w:ascii="Courier New" w:hAnsi="Courier New" w:cs="Courier New"/>
                <w:color w:val="333333"/>
                <w:sz w:val="20"/>
                <w:lang w:val="en-US"/>
              </w:rPr>
              <w:t>enable</w:t>
            </w:r>
            <w:proofErr w:type="spellEnd"/>
            <w:r w:rsidRPr="00BB439F">
              <w:rPr>
                <w:rFonts w:ascii="Courier New" w:hAnsi="Courier New" w:cs="Courier New"/>
                <w:color w:val="333333"/>
                <w:sz w:val="20"/>
                <w:lang w:val="en-US"/>
              </w:rPr>
              <w:t xml:space="preserve"> :</w:t>
            </w:r>
            <w:proofErr w:type="gramEnd"/>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2B91AF"/>
                <w:sz w:val="20"/>
                <w:lang w:val="en-US"/>
              </w:rPr>
              <w:t>std_logic</w:t>
            </w:r>
            <w:proofErr w:type="spellEnd"/>
            <w:r w:rsidRPr="00BB439F">
              <w:rPr>
                <w:rFonts w:ascii="Courier New" w:hAnsi="Courier New" w:cs="Courier New"/>
                <w:color w:val="333333"/>
                <w:sz w:val="20"/>
                <w:lang w:val="en-US"/>
              </w:rPr>
              <w:t xml:space="preserve"> := </w:t>
            </w:r>
            <w:r w:rsidRPr="00BB439F">
              <w:rPr>
                <w:rFonts w:ascii="Courier New" w:hAnsi="Courier New" w:cs="Courier New"/>
                <w:color w:val="A31515"/>
                <w:sz w:val="20"/>
                <w:lang w:val="en-US"/>
              </w:rPr>
              <w:t>'0'</w:t>
            </w:r>
            <w:r w:rsidRPr="00BB439F">
              <w:rPr>
                <w:rFonts w:ascii="Courier New" w:hAnsi="Courier New" w:cs="Courier New"/>
                <w:color w:val="333333"/>
                <w:sz w:val="20"/>
                <w:lang w:val="en-US"/>
              </w:rPr>
              <w:t>;</w:t>
            </w:r>
          </w:p>
          <w:p w14:paraId="0EE265E9" w14:textId="7F28C219"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signal</w:t>
            </w:r>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333333"/>
                <w:sz w:val="20"/>
                <w:lang w:val="en-US"/>
              </w:rPr>
              <w:t>write_</w:t>
            </w:r>
            <w:proofErr w:type="gramStart"/>
            <w:r w:rsidRPr="00BB439F">
              <w:rPr>
                <w:rFonts w:ascii="Courier New" w:hAnsi="Courier New" w:cs="Courier New"/>
                <w:color w:val="333333"/>
                <w:sz w:val="20"/>
                <w:lang w:val="en-US"/>
              </w:rPr>
              <w:t>addr</w:t>
            </w:r>
            <w:proofErr w:type="spellEnd"/>
            <w:r w:rsidRPr="00BB439F">
              <w:rPr>
                <w:rFonts w:ascii="Courier New" w:hAnsi="Courier New" w:cs="Courier New"/>
                <w:color w:val="333333"/>
                <w:sz w:val="20"/>
                <w:lang w:val="en-US"/>
              </w:rPr>
              <w:t xml:space="preserve"> :</w:t>
            </w:r>
            <w:proofErr w:type="gramEnd"/>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2B91AF"/>
                <w:sz w:val="20"/>
                <w:lang w:val="en-US"/>
              </w:rPr>
              <w:t>std_logic_vector</w:t>
            </w:r>
            <w:proofErr w:type="spellEnd"/>
            <w:r w:rsidRPr="00BB439F">
              <w:rPr>
                <w:rFonts w:ascii="Courier New" w:hAnsi="Courier New" w:cs="Courier New"/>
                <w:color w:val="333333"/>
                <w:sz w:val="20"/>
                <w:lang w:val="en-US"/>
              </w:rPr>
              <w:t xml:space="preserve">(15 </w:t>
            </w:r>
            <w:proofErr w:type="spellStart"/>
            <w:r w:rsidRPr="00BB439F">
              <w:rPr>
                <w:rFonts w:ascii="Courier New" w:hAnsi="Courier New" w:cs="Courier New"/>
                <w:color w:val="0000FF"/>
                <w:sz w:val="20"/>
                <w:lang w:val="en-US"/>
              </w:rPr>
              <w:t>downto</w:t>
            </w:r>
            <w:proofErr w:type="spellEnd"/>
            <w:r w:rsidRPr="00BB439F">
              <w:rPr>
                <w:rFonts w:ascii="Courier New" w:hAnsi="Courier New" w:cs="Courier New"/>
                <w:color w:val="333333"/>
                <w:sz w:val="20"/>
                <w:lang w:val="en-US"/>
              </w:rPr>
              <w:t xml:space="preserve"> 0):=(</w:t>
            </w:r>
            <w:r w:rsidRPr="00BB439F">
              <w:rPr>
                <w:rFonts w:ascii="Courier New" w:hAnsi="Courier New" w:cs="Courier New"/>
                <w:color w:val="0000FF"/>
                <w:sz w:val="20"/>
                <w:lang w:val="en-US"/>
              </w:rPr>
              <w:t>others</w:t>
            </w:r>
            <w:r w:rsidRPr="00BB439F">
              <w:rPr>
                <w:rFonts w:ascii="Courier New" w:hAnsi="Courier New" w:cs="Courier New"/>
                <w:color w:val="333333"/>
                <w:sz w:val="20"/>
                <w:lang w:val="en-US"/>
              </w:rPr>
              <w:t>=&gt;</w:t>
            </w:r>
            <w:r w:rsidRPr="00BB439F">
              <w:rPr>
                <w:rFonts w:ascii="Courier New" w:hAnsi="Courier New" w:cs="Courier New"/>
                <w:color w:val="A31515"/>
                <w:sz w:val="20"/>
                <w:lang w:val="en-US"/>
              </w:rPr>
              <w:t>'0'</w:t>
            </w:r>
            <w:r w:rsidRPr="00BB439F">
              <w:rPr>
                <w:rFonts w:ascii="Courier New" w:hAnsi="Courier New" w:cs="Courier New"/>
                <w:color w:val="333333"/>
                <w:sz w:val="20"/>
                <w:lang w:val="en-US"/>
              </w:rPr>
              <w:t xml:space="preserve">); </w:t>
            </w:r>
            <w:r w:rsidRPr="00BB439F">
              <w:rPr>
                <w:rFonts w:ascii="Courier New" w:hAnsi="Courier New" w:cs="Courier New"/>
                <w:color w:val="008000"/>
                <w:sz w:val="20"/>
                <w:lang w:val="en-US"/>
              </w:rPr>
              <w:t xml:space="preserve">-- </w:t>
            </w:r>
            <w:proofErr w:type="spellStart"/>
            <w:r w:rsidRPr="00BB439F">
              <w:rPr>
                <w:rFonts w:ascii="Courier New" w:hAnsi="Courier New" w:cs="Courier New"/>
                <w:color w:val="008000"/>
                <w:sz w:val="20"/>
                <w:lang w:val="en-US"/>
              </w:rPr>
              <w:t>licznik</w:t>
            </w:r>
            <w:proofErr w:type="spellEnd"/>
            <w:r w:rsidRPr="00BB439F">
              <w:rPr>
                <w:rFonts w:ascii="Courier New" w:hAnsi="Courier New" w:cs="Courier New"/>
                <w:color w:val="008000"/>
                <w:sz w:val="20"/>
                <w:lang w:val="en-US"/>
              </w:rPr>
              <w:t xml:space="preserve"> </w:t>
            </w:r>
            <w:proofErr w:type="spellStart"/>
            <w:r w:rsidRPr="00BB439F">
              <w:rPr>
                <w:rFonts w:ascii="Courier New" w:hAnsi="Courier New" w:cs="Courier New"/>
                <w:color w:val="008000"/>
                <w:sz w:val="20"/>
                <w:lang w:val="en-US"/>
              </w:rPr>
              <w:t>adresu</w:t>
            </w:r>
            <w:proofErr w:type="spellEnd"/>
          </w:p>
          <w:p w14:paraId="1E6C562A" w14:textId="12846389"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signal</w:t>
            </w:r>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333333"/>
                <w:sz w:val="20"/>
                <w:lang w:val="en-US"/>
              </w:rPr>
              <w:t>ram_data_</w:t>
            </w:r>
            <w:proofErr w:type="gramStart"/>
            <w:r w:rsidRPr="00BB439F">
              <w:rPr>
                <w:rFonts w:ascii="Courier New" w:hAnsi="Courier New" w:cs="Courier New"/>
                <w:color w:val="333333"/>
                <w:sz w:val="20"/>
                <w:lang w:val="en-US"/>
              </w:rPr>
              <w:t>reg</w:t>
            </w:r>
            <w:proofErr w:type="spellEnd"/>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2B91AF"/>
                <w:sz w:val="20"/>
                <w:lang w:val="en-US"/>
              </w:rPr>
              <w:t>std</w:t>
            </w:r>
            <w:proofErr w:type="gramEnd"/>
            <w:r w:rsidRPr="00BB439F">
              <w:rPr>
                <w:rFonts w:ascii="Courier New" w:hAnsi="Courier New" w:cs="Courier New"/>
                <w:color w:val="2B91AF"/>
                <w:sz w:val="20"/>
                <w:lang w:val="en-US"/>
              </w:rPr>
              <w:t>_logic_vector</w:t>
            </w:r>
            <w:proofErr w:type="spellEnd"/>
            <w:r w:rsidRPr="00BB439F">
              <w:rPr>
                <w:rFonts w:ascii="Courier New" w:hAnsi="Courier New" w:cs="Courier New"/>
                <w:color w:val="333333"/>
                <w:sz w:val="20"/>
                <w:lang w:val="en-US"/>
              </w:rPr>
              <w:t xml:space="preserve">(8 </w:t>
            </w:r>
            <w:proofErr w:type="spellStart"/>
            <w:r w:rsidRPr="00BB439F">
              <w:rPr>
                <w:rFonts w:ascii="Courier New" w:hAnsi="Courier New" w:cs="Courier New"/>
                <w:color w:val="0000FF"/>
                <w:sz w:val="20"/>
                <w:lang w:val="en-US"/>
              </w:rPr>
              <w:t>downto</w:t>
            </w:r>
            <w:proofErr w:type="spellEnd"/>
            <w:r w:rsidRPr="00BB439F">
              <w:rPr>
                <w:rFonts w:ascii="Courier New" w:hAnsi="Courier New" w:cs="Courier New"/>
                <w:color w:val="333333"/>
                <w:sz w:val="20"/>
                <w:lang w:val="en-US"/>
              </w:rPr>
              <w:t xml:space="preserve"> 0):=(</w:t>
            </w:r>
            <w:r w:rsidRPr="00BB439F">
              <w:rPr>
                <w:rFonts w:ascii="Courier New" w:hAnsi="Courier New" w:cs="Courier New"/>
                <w:color w:val="0000FF"/>
                <w:sz w:val="20"/>
                <w:lang w:val="en-US"/>
              </w:rPr>
              <w:t>others</w:t>
            </w:r>
            <w:r w:rsidRPr="00BB439F">
              <w:rPr>
                <w:rFonts w:ascii="Courier New" w:hAnsi="Courier New" w:cs="Courier New"/>
                <w:color w:val="333333"/>
                <w:sz w:val="20"/>
                <w:lang w:val="en-US"/>
              </w:rPr>
              <w:t>=&gt;</w:t>
            </w:r>
            <w:r w:rsidRPr="00BB439F">
              <w:rPr>
                <w:rFonts w:ascii="Courier New" w:hAnsi="Courier New" w:cs="Courier New"/>
                <w:color w:val="A31515"/>
                <w:sz w:val="20"/>
                <w:lang w:val="en-US"/>
              </w:rPr>
              <w:t>'0'</w:t>
            </w:r>
            <w:r w:rsidRPr="00BB439F">
              <w:rPr>
                <w:rFonts w:ascii="Courier New" w:hAnsi="Courier New" w:cs="Courier New"/>
                <w:color w:val="333333"/>
                <w:sz w:val="20"/>
                <w:lang w:val="en-US"/>
              </w:rPr>
              <w:t xml:space="preserve">); </w:t>
            </w:r>
            <w:r w:rsidRPr="00BB439F">
              <w:rPr>
                <w:rFonts w:ascii="Courier New" w:hAnsi="Courier New" w:cs="Courier New"/>
                <w:color w:val="008000"/>
                <w:sz w:val="20"/>
                <w:lang w:val="en-US"/>
              </w:rPr>
              <w:t xml:space="preserve">-- </w:t>
            </w:r>
            <w:proofErr w:type="spellStart"/>
            <w:r w:rsidR="00D0495C">
              <w:rPr>
                <w:rFonts w:ascii="Courier New" w:hAnsi="Courier New" w:cs="Courier New"/>
                <w:color w:val="008000"/>
                <w:sz w:val="20"/>
                <w:lang w:val="en-US"/>
              </w:rPr>
              <w:t>rejestr</w:t>
            </w:r>
            <w:proofErr w:type="spellEnd"/>
            <w:r w:rsidR="00D0495C">
              <w:rPr>
                <w:rFonts w:ascii="Courier New" w:hAnsi="Courier New" w:cs="Courier New"/>
                <w:color w:val="008000"/>
                <w:sz w:val="20"/>
                <w:lang w:val="en-US"/>
              </w:rPr>
              <w:t xml:space="preserve"> </w:t>
            </w:r>
            <w:proofErr w:type="spellStart"/>
            <w:r w:rsidR="00D0495C">
              <w:rPr>
                <w:rFonts w:ascii="Courier New" w:hAnsi="Courier New" w:cs="Courier New"/>
                <w:color w:val="008000"/>
                <w:sz w:val="20"/>
                <w:lang w:val="en-US"/>
              </w:rPr>
              <w:t>danych</w:t>
            </w:r>
            <w:proofErr w:type="spellEnd"/>
          </w:p>
          <w:p w14:paraId="3D325DC7" w14:textId="017BFF6F"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Pr>
                <w:rFonts w:ascii="Courier New" w:hAnsi="Courier New" w:cs="Courier New"/>
                <w:color w:val="0000FF"/>
                <w:sz w:val="20"/>
                <w:lang w:val="en-US"/>
              </w:rPr>
              <w:t xml:space="preserve">    </w:t>
            </w:r>
            <w:r w:rsidRPr="00BB439F">
              <w:rPr>
                <w:rFonts w:ascii="Courier New" w:hAnsi="Courier New" w:cs="Courier New"/>
                <w:color w:val="0000FF"/>
                <w:sz w:val="20"/>
                <w:lang w:val="en-US"/>
              </w:rPr>
              <w:t>signal</w:t>
            </w:r>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333333"/>
                <w:sz w:val="20"/>
                <w:lang w:val="en-US"/>
              </w:rPr>
              <w:t>cnt_</w:t>
            </w:r>
            <w:proofErr w:type="gramStart"/>
            <w:r w:rsidRPr="00BB439F">
              <w:rPr>
                <w:rFonts w:ascii="Courier New" w:hAnsi="Courier New" w:cs="Courier New"/>
                <w:color w:val="333333"/>
                <w:sz w:val="20"/>
                <w:lang w:val="en-US"/>
              </w:rPr>
              <w:t>max</w:t>
            </w:r>
            <w:proofErr w:type="spellEnd"/>
            <w:r w:rsidRPr="00BB439F">
              <w:rPr>
                <w:rFonts w:ascii="Courier New" w:hAnsi="Courier New" w:cs="Courier New"/>
                <w:color w:val="333333"/>
                <w:sz w:val="20"/>
                <w:lang w:val="en-US"/>
              </w:rPr>
              <w:t xml:space="preserve"> :</w:t>
            </w:r>
            <w:proofErr w:type="gramEnd"/>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2B91AF"/>
                <w:sz w:val="20"/>
                <w:lang w:val="en-US"/>
              </w:rPr>
              <w:t>std_logic_vector</w:t>
            </w:r>
            <w:proofErr w:type="spellEnd"/>
            <w:r w:rsidRPr="00BB439F">
              <w:rPr>
                <w:rFonts w:ascii="Courier New" w:hAnsi="Courier New" w:cs="Courier New"/>
                <w:color w:val="333333"/>
                <w:sz w:val="20"/>
                <w:lang w:val="en-US"/>
              </w:rPr>
              <w:t xml:space="preserve">(8 </w:t>
            </w:r>
            <w:proofErr w:type="spellStart"/>
            <w:r w:rsidRPr="00BB439F">
              <w:rPr>
                <w:rFonts w:ascii="Courier New" w:hAnsi="Courier New" w:cs="Courier New"/>
                <w:color w:val="0000FF"/>
                <w:sz w:val="20"/>
                <w:lang w:val="en-US"/>
              </w:rPr>
              <w:t>downto</w:t>
            </w:r>
            <w:proofErr w:type="spellEnd"/>
            <w:r w:rsidRPr="00BB439F">
              <w:rPr>
                <w:rFonts w:ascii="Courier New" w:hAnsi="Courier New" w:cs="Courier New"/>
                <w:color w:val="333333"/>
                <w:sz w:val="20"/>
                <w:lang w:val="en-US"/>
              </w:rPr>
              <w:t xml:space="preserve"> 0) := </w:t>
            </w:r>
            <w:r w:rsidRPr="00BB439F">
              <w:rPr>
                <w:rFonts w:ascii="Courier New" w:hAnsi="Courier New" w:cs="Courier New"/>
                <w:color w:val="A31515"/>
                <w:sz w:val="20"/>
                <w:lang w:val="en-US"/>
              </w:rPr>
              <w:t>"111110100"</w:t>
            </w:r>
            <w:r w:rsidRPr="00BB439F">
              <w:rPr>
                <w:rFonts w:ascii="Courier New" w:hAnsi="Courier New" w:cs="Courier New"/>
                <w:color w:val="333333"/>
                <w:sz w:val="20"/>
                <w:lang w:val="en-US"/>
              </w:rPr>
              <w:t>;</w:t>
            </w:r>
          </w:p>
          <w:p w14:paraId="504470EF" w14:textId="296F3CB6"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Pr>
                <w:rFonts w:ascii="Courier New" w:hAnsi="Courier New" w:cs="Courier New"/>
                <w:color w:val="0000FF"/>
                <w:sz w:val="20"/>
                <w:lang w:val="en-US"/>
              </w:rPr>
              <w:t xml:space="preserve">    </w:t>
            </w:r>
            <w:r w:rsidRPr="00BB439F">
              <w:rPr>
                <w:rFonts w:ascii="Courier New" w:hAnsi="Courier New" w:cs="Courier New"/>
                <w:color w:val="0000FF"/>
                <w:sz w:val="20"/>
                <w:lang w:val="en-US"/>
              </w:rPr>
              <w:t>signal</w:t>
            </w:r>
            <w:r w:rsidRPr="00BB439F">
              <w:rPr>
                <w:rFonts w:ascii="Courier New" w:hAnsi="Courier New" w:cs="Courier New"/>
                <w:color w:val="333333"/>
                <w:sz w:val="20"/>
                <w:lang w:val="en-US"/>
              </w:rPr>
              <w:t xml:space="preserve"> </w:t>
            </w:r>
            <w:proofErr w:type="spellStart"/>
            <w:proofErr w:type="gramStart"/>
            <w:r w:rsidRPr="00BB439F">
              <w:rPr>
                <w:rFonts w:ascii="Courier New" w:hAnsi="Courier New" w:cs="Courier New"/>
                <w:color w:val="333333"/>
                <w:sz w:val="20"/>
                <w:lang w:val="en-US"/>
              </w:rPr>
              <w:t>cnt</w:t>
            </w:r>
            <w:proofErr w:type="spellEnd"/>
            <w:r w:rsidRPr="00BB439F">
              <w:rPr>
                <w:rFonts w:ascii="Courier New" w:hAnsi="Courier New" w:cs="Courier New"/>
                <w:color w:val="333333"/>
                <w:sz w:val="20"/>
                <w:lang w:val="en-US"/>
              </w:rPr>
              <w:t xml:space="preserve"> :</w:t>
            </w:r>
            <w:proofErr w:type="gramEnd"/>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2B91AF"/>
                <w:sz w:val="20"/>
                <w:lang w:val="en-US"/>
              </w:rPr>
              <w:t>std_logic_vector</w:t>
            </w:r>
            <w:proofErr w:type="spellEnd"/>
            <w:r w:rsidRPr="00BB439F">
              <w:rPr>
                <w:rFonts w:ascii="Courier New" w:hAnsi="Courier New" w:cs="Courier New"/>
                <w:color w:val="333333"/>
                <w:sz w:val="20"/>
                <w:lang w:val="en-US"/>
              </w:rPr>
              <w:t xml:space="preserve">(8 </w:t>
            </w:r>
            <w:proofErr w:type="spellStart"/>
            <w:r w:rsidRPr="00BB439F">
              <w:rPr>
                <w:rFonts w:ascii="Courier New" w:hAnsi="Courier New" w:cs="Courier New"/>
                <w:color w:val="0000FF"/>
                <w:sz w:val="20"/>
                <w:lang w:val="en-US"/>
              </w:rPr>
              <w:t>downto</w:t>
            </w:r>
            <w:proofErr w:type="spellEnd"/>
            <w:r w:rsidRPr="00BB439F">
              <w:rPr>
                <w:rFonts w:ascii="Courier New" w:hAnsi="Courier New" w:cs="Courier New"/>
                <w:color w:val="333333"/>
                <w:sz w:val="20"/>
                <w:lang w:val="en-US"/>
              </w:rPr>
              <w:t xml:space="preserve"> 0):= </w:t>
            </w:r>
            <w:r w:rsidRPr="00BB439F">
              <w:rPr>
                <w:rFonts w:ascii="Courier New" w:hAnsi="Courier New" w:cs="Courier New"/>
                <w:color w:val="A31515"/>
                <w:sz w:val="20"/>
                <w:lang w:val="en-US"/>
              </w:rPr>
              <w:t>"000000000"</w:t>
            </w:r>
            <w:r w:rsidRPr="00BB439F">
              <w:rPr>
                <w:rFonts w:ascii="Courier New" w:hAnsi="Courier New" w:cs="Courier New"/>
                <w:color w:val="333333"/>
                <w:sz w:val="20"/>
                <w:lang w:val="en-US"/>
              </w:rPr>
              <w:t>;</w:t>
            </w:r>
          </w:p>
          <w:p w14:paraId="6CAD7243"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
          <w:p w14:paraId="550574B1"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0000FF"/>
                <w:sz w:val="20"/>
                <w:lang w:val="en-US"/>
              </w:rPr>
              <w:t>begin</w:t>
            </w:r>
          </w:p>
          <w:p w14:paraId="4D5A89FC"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
          <w:p w14:paraId="256C60AA"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8000"/>
                <w:sz w:val="20"/>
                <w:lang w:val="en-US"/>
              </w:rPr>
              <w:t>-- Assign outputs</w:t>
            </w:r>
          </w:p>
          <w:p w14:paraId="49C5249C"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333333"/>
                <w:sz w:val="20"/>
                <w:lang w:val="en-US"/>
              </w:rPr>
              <w:t>addr_out</w:t>
            </w:r>
            <w:proofErr w:type="spellEnd"/>
            <w:r w:rsidRPr="00BB439F">
              <w:rPr>
                <w:rFonts w:ascii="Courier New" w:hAnsi="Courier New" w:cs="Courier New"/>
                <w:color w:val="333333"/>
                <w:sz w:val="20"/>
                <w:lang w:val="en-US"/>
              </w:rPr>
              <w:t xml:space="preserve"> &lt;= </w:t>
            </w:r>
            <w:proofErr w:type="spellStart"/>
            <w:r w:rsidRPr="00BB439F">
              <w:rPr>
                <w:rFonts w:ascii="Courier New" w:hAnsi="Courier New" w:cs="Courier New"/>
                <w:color w:val="333333"/>
                <w:sz w:val="20"/>
                <w:lang w:val="en-US"/>
              </w:rPr>
              <w:t>write_</w:t>
            </w:r>
            <w:proofErr w:type="gramStart"/>
            <w:r w:rsidRPr="00BB439F">
              <w:rPr>
                <w:rFonts w:ascii="Courier New" w:hAnsi="Courier New" w:cs="Courier New"/>
                <w:color w:val="333333"/>
                <w:sz w:val="20"/>
                <w:lang w:val="en-US"/>
              </w:rPr>
              <w:t>addr</w:t>
            </w:r>
            <w:proofErr w:type="spellEnd"/>
            <w:r w:rsidRPr="00BB439F">
              <w:rPr>
                <w:rFonts w:ascii="Courier New" w:hAnsi="Courier New" w:cs="Courier New"/>
                <w:color w:val="333333"/>
                <w:sz w:val="20"/>
                <w:lang w:val="en-US"/>
              </w:rPr>
              <w:t>;</w:t>
            </w:r>
            <w:proofErr w:type="gramEnd"/>
          </w:p>
          <w:p w14:paraId="2B1A601F"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333333"/>
                <w:sz w:val="20"/>
                <w:lang w:val="en-US"/>
              </w:rPr>
              <w:t>we_out</w:t>
            </w:r>
            <w:proofErr w:type="spellEnd"/>
            <w:r w:rsidRPr="00BB439F">
              <w:rPr>
                <w:rFonts w:ascii="Courier New" w:hAnsi="Courier New" w:cs="Courier New"/>
                <w:color w:val="333333"/>
                <w:sz w:val="20"/>
                <w:lang w:val="en-US"/>
              </w:rPr>
              <w:t xml:space="preserve">   &lt;= </w:t>
            </w:r>
            <w:proofErr w:type="spellStart"/>
            <w:r w:rsidRPr="00BB439F">
              <w:rPr>
                <w:rFonts w:ascii="Courier New" w:hAnsi="Courier New" w:cs="Courier New"/>
                <w:color w:val="333333"/>
                <w:sz w:val="20"/>
                <w:lang w:val="en-US"/>
              </w:rPr>
              <w:t>write_</w:t>
            </w:r>
            <w:proofErr w:type="gramStart"/>
            <w:r w:rsidRPr="00BB439F">
              <w:rPr>
                <w:rFonts w:ascii="Courier New" w:hAnsi="Courier New" w:cs="Courier New"/>
                <w:color w:val="333333"/>
                <w:sz w:val="20"/>
                <w:lang w:val="en-US"/>
              </w:rPr>
              <w:t>enable</w:t>
            </w:r>
            <w:proofErr w:type="spellEnd"/>
            <w:r w:rsidRPr="00BB439F">
              <w:rPr>
                <w:rFonts w:ascii="Courier New" w:hAnsi="Courier New" w:cs="Courier New"/>
                <w:color w:val="333333"/>
                <w:sz w:val="20"/>
                <w:lang w:val="en-US"/>
              </w:rPr>
              <w:t>;</w:t>
            </w:r>
            <w:proofErr w:type="gramEnd"/>
          </w:p>
          <w:p w14:paraId="2DE64ADF"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
          <w:p w14:paraId="76D31D08"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8000"/>
                <w:sz w:val="20"/>
                <w:lang w:val="en-US"/>
              </w:rPr>
              <w:t xml:space="preserve">-- Process </w:t>
            </w:r>
            <w:proofErr w:type="spellStart"/>
            <w:r w:rsidRPr="00BB439F">
              <w:rPr>
                <w:rFonts w:ascii="Courier New" w:hAnsi="Courier New" w:cs="Courier New"/>
                <w:color w:val="008000"/>
                <w:sz w:val="20"/>
                <w:lang w:val="en-US"/>
              </w:rPr>
              <w:t>wpisujacy</w:t>
            </w:r>
            <w:proofErr w:type="spellEnd"/>
            <w:r w:rsidRPr="00BB439F">
              <w:rPr>
                <w:rFonts w:ascii="Courier New" w:hAnsi="Courier New" w:cs="Courier New"/>
                <w:color w:val="008000"/>
                <w:sz w:val="20"/>
                <w:lang w:val="en-US"/>
              </w:rPr>
              <w:t xml:space="preserve"> </w:t>
            </w:r>
            <w:proofErr w:type="spellStart"/>
            <w:r w:rsidRPr="00BB439F">
              <w:rPr>
                <w:rFonts w:ascii="Courier New" w:hAnsi="Courier New" w:cs="Courier New"/>
                <w:color w:val="008000"/>
                <w:sz w:val="20"/>
                <w:lang w:val="en-US"/>
              </w:rPr>
              <w:t>dane</w:t>
            </w:r>
            <w:proofErr w:type="spellEnd"/>
            <w:r w:rsidRPr="00BB439F">
              <w:rPr>
                <w:rFonts w:ascii="Courier New" w:hAnsi="Courier New" w:cs="Courier New"/>
                <w:color w:val="008000"/>
                <w:sz w:val="20"/>
                <w:lang w:val="en-US"/>
              </w:rPr>
              <w:t xml:space="preserve"> </w:t>
            </w:r>
            <w:proofErr w:type="spellStart"/>
            <w:r w:rsidRPr="00BB439F">
              <w:rPr>
                <w:rFonts w:ascii="Courier New" w:hAnsi="Courier New" w:cs="Courier New"/>
                <w:color w:val="008000"/>
                <w:sz w:val="20"/>
                <w:lang w:val="en-US"/>
              </w:rPr>
              <w:t>na</w:t>
            </w:r>
            <w:proofErr w:type="spellEnd"/>
            <w:r w:rsidRPr="00BB439F">
              <w:rPr>
                <w:rFonts w:ascii="Courier New" w:hAnsi="Courier New" w:cs="Courier New"/>
                <w:color w:val="008000"/>
                <w:sz w:val="20"/>
                <w:lang w:val="en-US"/>
              </w:rPr>
              <w:t xml:space="preserve"> trigger</w:t>
            </w:r>
          </w:p>
          <w:p w14:paraId="1C0DBBD0"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proofErr w:type="spellStart"/>
            <w:proofErr w:type="gramStart"/>
            <w:r w:rsidRPr="00BB439F">
              <w:rPr>
                <w:rFonts w:ascii="Courier New" w:hAnsi="Courier New" w:cs="Courier New"/>
                <w:color w:val="333333"/>
                <w:sz w:val="20"/>
                <w:lang w:val="en-US"/>
              </w:rPr>
              <w:t>WriteToRAM</w:t>
            </w:r>
            <w:proofErr w:type="spellEnd"/>
            <w:r w:rsidRPr="00BB439F">
              <w:rPr>
                <w:rFonts w:ascii="Courier New" w:hAnsi="Courier New" w:cs="Courier New"/>
                <w:color w:val="333333"/>
                <w:sz w:val="20"/>
                <w:lang w:val="en-US"/>
              </w:rPr>
              <w:t xml:space="preserve"> :</w:t>
            </w:r>
            <w:proofErr w:type="gramEnd"/>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process</w:t>
            </w:r>
            <w:r w:rsidRPr="00BB439F">
              <w:rPr>
                <w:rFonts w:ascii="Courier New" w:hAnsi="Courier New" w:cs="Courier New"/>
                <w:color w:val="333333"/>
                <w:sz w:val="20"/>
                <w:lang w:val="en-US"/>
              </w:rPr>
              <w:t>(</w:t>
            </w:r>
            <w:proofErr w:type="spellStart"/>
            <w:r w:rsidRPr="00BB439F">
              <w:rPr>
                <w:rFonts w:ascii="Courier New" w:hAnsi="Courier New" w:cs="Courier New"/>
                <w:color w:val="333333"/>
                <w:sz w:val="20"/>
                <w:lang w:val="en-US"/>
              </w:rPr>
              <w:t>clk</w:t>
            </w:r>
            <w:proofErr w:type="spellEnd"/>
            <w:r w:rsidRPr="00BB439F">
              <w:rPr>
                <w:rFonts w:ascii="Courier New" w:hAnsi="Courier New" w:cs="Courier New"/>
                <w:color w:val="333333"/>
                <w:sz w:val="20"/>
                <w:lang w:val="en-US"/>
              </w:rPr>
              <w:t>, reset)</w:t>
            </w:r>
          </w:p>
          <w:p w14:paraId="55EAD06F"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begin</w:t>
            </w:r>
          </w:p>
          <w:p w14:paraId="2C4B232B"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if</w:t>
            </w:r>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333333"/>
                <w:sz w:val="20"/>
                <w:lang w:val="en-US"/>
              </w:rPr>
              <w:t>rising_edge</w:t>
            </w:r>
            <w:proofErr w:type="spellEnd"/>
            <w:r w:rsidRPr="00BB439F">
              <w:rPr>
                <w:rFonts w:ascii="Courier New" w:hAnsi="Courier New" w:cs="Courier New"/>
                <w:color w:val="333333"/>
                <w:sz w:val="20"/>
                <w:lang w:val="en-US"/>
              </w:rPr>
              <w:t>(</w:t>
            </w:r>
            <w:proofErr w:type="spellStart"/>
            <w:r w:rsidRPr="00BB439F">
              <w:rPr>
                <w:rFonts w:ascii="Courier New" w:hAnsi="Courier New" w:cs="Courier New"/>
                <w:color w:val="333333"/>
                <w:sz w:val="20"/>
                <w:lang w:val="en-US"/>
              </w:rPr>
              <w:t>clk</w:t>
            </w:r>
            <w:proofErr w:type="spellEnd"/>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then</w:t>
            </w:r>
          </w:p>
          <w:p w14:paraId="5990F13A"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if</w:t>
            </w:r>
            <w:r w:rsidRPr="00BB439F">
              <w:rPr>
                <w:rFonts w:ascii="Courier New" w:hAnsi="Courier New" w:cs="Courier New"/>
                <w:color w:val="333333"/>
                <w:sz w:val="20"/>
                <w:lang w:val="en-US"/>
              </w:rPr>
              <w:t xml:space="preserve"> reset = </w:t>
            </w:r>
            <w:r w:rsidRPr="00BB439F">
              <w:rPr>
                <w:rFonts w:ascii="Courier New" w:hAnsi="Courier New" w:cs="Courier New"/>
                <w:color w:val="A31515"/>
                <w:sz w:val="20"/>
                <w:lang w:val="en-US"/>
              </w:rPr>
              <w:t>'0'</w:t>
            </w: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then</w:t>
            </w:r>
          </w:p>
          <w:p w14:paraId="28831849"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333333"/>
                <w:sz w:val="20"/>
                <w:lang w:val="en-US"/>
              </w:rPr>
              <w:t>write_enable</w:t>
            </w:r>
            <w:proofErr w:type="spellEnd"/>
            <w:r w:rsidRPr="00BB439F">
              <w:rPr>
                <w:rFonts w:ascii="Courier New" w:hAnsi="Courier New" w:cs="Courier New"/>
                <w:color w:val="333333"/>
                <w:sz w:val="20"/>
                <w:lang w:val="en-US"/>
              </w:rPr>
              <w:t xml:space="preserve"> &lt;= </w:t>
            </w:r>
            <w:r w:rsidRPr="00BB439F">
              <w:rPr>
                <w:rFonts w:ascii="Courier New" w:hAnsi="Courier New" w:cs="Courier New"/>
                <w:color w:val="A31515"/>
                <w:sz w:val="20"/>
                <w:lang w:val="en-US"/>
              </w:rPr>
              <w:t>'0</w:t>
            </w:r>
            <w:proofErr w:type="gramStart"/>
            <w:r w:rsidRPr="00BB439F">
              <w:rPr>
                <w:rFonts w:ascii="Courier New" w:hAnsi="Courier New" w:cs="Courier New"/>
                <w:color w:val="A31515"/>
                <w:sz w:val="20"/>
                <w:lang w:val="en-US"/>
              </w:rPr>
              <w:t>'</w:t>
            </w:r>
            <w:r w:rsidRPr="00BB439F">
              <w:rPr>
                <w:rFonts w:ascii="Courier New" w:hAnsi="Courier New" w:cs="Courier New"/>
                <w:color w:val="333333"/>
                <w:sz w:val="20"/>
                <w:lang w:val="en-US"/>
              </w:rPr>
              <w:t>;</w:t>
            </w:r>
            <w:proofErr w:type="gramEnd"/>
          </w:p>
          <w:p w14:paraId="484776AB"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333333"/>
                <w:sz w:val="20"/>
                <w:lang w:val="en-US"/>
              </w:rPr>
              <w:t>write_addr</w:t>
            </w:r>
            <w:proofErr w:type="spellEnd"/>
            <w:r w:rsidRPr="00BB439F">
              <w:rPr>
                <w:rFonts w:ascii="Courier New" w:hAnsi="Courier New" w:cs="Courier New"/>
                <w:color w:val="333333"/>
                <w:sz w:val="20"/>
                <w:lang w:val="en-US"/>
              </w:rPr>
              <w:t xml:space="preserve">   &lt;= (</w:t>
            </w:r>
            <w:r w:rsidRPr="00BB439F">
              <w:rPr>
                <w:rFonts w:ascii="Courier New" w:hAnsi="Courier New" w:cs="Courier New"/>
                <w:color w:val="0000FF"/>
                <w:sz w:val="20"/>
                <w:lang w:val="en-US"/>
              </w:rPr>
              <w:t>others</w:t>
            </w:r>
            <w:r w:rsidRPr="00BB439F">
              <w:rPr>
                <w:rFonts w:ascii="Courier New" w:hAnsi="Courier New" w:cs="Courier New"/>
                <w:color w:val="333333"/>
                <w:sz w:val="20"/>
                <w:lang w:val="en-US"/>
              </w:rPr>
              <w:t xml:space="preserve"> =&gt; </w:t>
            </w:r>
            <w:r w:rsidRPr="00BB439F">
              <w:rPr>
                <w:rFonts w:ascii="Courier New" w:hAnsi="Courier New" w:cs="Courier New"/>
                <w:color w:val="A31515"/>
                <w:sz w:val="20"/>
                <w:lang w:val="en-US"/>
              </w:rPr>
              <w:t>'0'</w:t>
            </w:r>
            <w:proofErr w:type="gramStart"/>
            <w:r w:rsidRPr="00BB439F">
              <w:rPr>
                <w:rFonts w:ascii="Courier New" w:hAnsi="Courier New" w:cs="Courier New"/>
                <w:color w:val="333333"/>
                <w:sz w:val="20"/>
                <w:lang w:val="en-US"/>
              </w:rPr>
              <w:t>);</w:t>
            </w:r>
            <w:proofErr w:type="gramEnd"/>
          </w:p>
          <w:p w14:paraId="78A06944"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ab/>
            </w:r>
            <w:r w:rsidRPr="00BB439F">
              <w:rPr>
                <w:rFonts w:ascii="Courier New" w:hAnsi="Courier New" w:cs="Courier New"/>
                <w:color w:val="333333"/>
                <w:sz w:val="20"/>
                <w:lang w:val="en-US"/>
              </w:rPr>
              <w:tab/>
            </w:r>
          </w:p>
          <w:p w14:paraId="3CF34C2A"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ab/>
            </w:r>
            <w:r w:rsidRPr="00BB439F">
              <w:rPr>
                <w:rFonts w:ascii="Courier New" w:hAnsi="Courier New" w:cs="Courier New"/>
                <w:color w:val="333333"/>
                <w:sz w:val="20"/>
                <w:lang w:val="en-US"/>
              </w:rPr>
              <w:tab/>
            </w:r>
          </w:p>
          <w:p w14:paraId="5CBDC7D7"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else</w:t>
            </w:r>
          </w:p>
          <w:p w14:paraId="77A8621D"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ab/>
            </w:r>
            <w:r w:rsidRPr="00BB439F">
              <w:rPr>
                <w:rFonts w:ascii="Courier New" w:hAnsi="Courier New" w:cs="Courier New"/>
                <w:color w:val="333333"/>
                <w:sz w:val="20"/>
                <w:lang w:val="en-US"/>
              </w:rPr>
              <w:tab/>
            </w:r>
            <w:r w:rsidRPr="00BB439F">
              <w:rPr>
                <w:rFonts w:ascii="Courier New" w:hAnsi="Courier New" w:cs="Courier New"/>
                <w:color w:val="0000FF"/>
                <w:sz w:val="20"/>
                <w:lang w:val="en-US"/>
              </w:rPr>
              <w:t>if</w:t>
            </w:r>
            <w:r w:rsidRPr="00BB439F">
              <w:rPr>
                <w:rFonts w:ascii="Courier New" w:hAnsi="Courier New" w:cs="Courier New"/>
                <w:color w:val="333333"/>
                <w:sz w:val="20"/>
                <w:lang w:val="en-US"/>
              </w:rPr>
              <w:t xml:space="preserve"> trigger = </w:t>
            </w:r>
            <w:r w:rsidRPr="00BB439F">
              <w:rPr>
                <w:rFonts w:ascii="Courier New" w:hAnsi="Courier New" w:cs="Courier New"/>
                <w:color w:val="A31515"/>
                <w:sz w:val="20"/>
                <w:lang w:val="en-US"/>
              </w:rPr>
              <w:t>'1'</w:t>
            </w: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then</w:t>
            </w:r>
          </w:p>
          <w:p w14:paraId="11C8D8AA"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ab/>
            </w:r>
            <w:r w:rsidRPr="00BB439F">
              <w:rPr>
                <w:rFonts w:ascii="Courier New" w:hAnsi="Courier New" w:cs="Courier New"/>
                <w:color w:val="333333"/>
                <w:sz w:val="20"/>
                <w:lang w:val="en-US"/>
              </w:rPr>
              <w:tab/>
            </w:r>
            <w:r w:rsidRPr="00BB439F">
              <w:rPr>
                <w:rFonts w:ascii="Courier New" w:hAnsi="Courier New" w:cs="Courier New"/>
                <w:color w:val="333333"/>
                <w:sz w:val="20"/>
                <w:lang w:val="en-US"/>
              </w:rPr>
              <w:tab/>
            </w:r>
            <w:proofErr w:type="spellStart"/>
            <w:r w:rsidRPr="00BB439F">
              <w:rPr>
                <w:rFonts w:ascii="Courier New" w:hAnsi="Courier New" w:cs="Courier New"/>
                <w:color w:val="333333"/>
                <w:sz w:val="20"/>
                <w:lang w:val="en-US"/>
              </w:rPr>
              <w:t>cnt</w:t>
            </w:r>
            <w:proofErr w:type="spellEnd"/>
            <w:r w:rsidRPr="00BB439F">
              <w:rPr>
                <w:rFonts w:ascii="Courier New" w:hAnsi="Courier New" w:cs="Courier New"/>
                <w:color w:val="333333"/>
                <w:sz w:val="20"/>
                <w:lang w:val="en-US"/>
              </w:rPr>
              <w:t xml:space="preserve"> &lt;= </w:t>
            </w:r>
            <w:proofErr w:type="spellStart"/>
            <w:r w:rsidRPr="00BB439F">
              <w:rPr>
                <w:rFonts w:ascii="Courier New" w:hAnsi="Courier New" w:cs="Courier New"/>
                <w:color w:val="333333"/>
                <w:sz w:val="20"/>
                <w:lang w:val="en-US"/>
              </w:rPr>
              <w:t>cnt</w:t>
            </w:r>
            <w:proofErr w:type="spellEnd"/>
            <w:r w:rsidRPr="00BB439F">
              <w:rPr>
                <w:rFonts w:ascii="Courier New" w:hAnsi="Courier New" w:cs="Courier New"/>
                <w:color w:val="333333"/>
                <w:sz w:val="20"/>
                <w:lang w:val="en-US"/>
              </w:rPr>
              <w:t xml:space="preserve"> + </w:t>
            </w:r>
            <w:proofErr w:type="gramStart"/>
            <w:r w:rsidRPr="00BB439F">
              <w:rPr>
                <w:rFonts w:ascii="Courier New" w:hAnsi="Courier New" w:cs="Courier New"/>
                <w:color w:val="333333"/>
                <w:sz w:val="20"/>
                <w:lang w:val="en-US"/>
              </w:rPr>
              <w:t>1;</w:t>
            </w:r>
            <w:proofErr w:type="gramEnd"/>
          </w:p>
          <w:p w14:paraId="612CBB69"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ab/>
            </w:r>
            <w:r w:rsidRPr="00BB439F">
              <w:rPr>
                <w:rFonts w:ascii="Courier New" w:hAnsi="Courier New" w:cs="Courier New"/>
                <w:color w:val="333333"/>
                <w:sz w:val="20"/>
                <w:lang w:val="en-US"/>
              </w:rPr>
              <w:tab/>
            </w:r>
            <w:r w:rsidRPr="00BB439F">
              <w:rPr>
                <w:rFonts w:ascii="Courier New" w:hAnsi="Courier New" w:cs="Courier New"/>
                <w:color w:val="0000FF"/>
                <w:sz w:val="20"/>
                <w:lang w:val="en-US"/>
              </w:rPr>
              <w:t>else</w:t>
            </w:r>
          </w:p>
          <w:p w14:paraId="0C1E9A31"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lastRenderedPageBreak/>
              <w:tab/>
            </w:r>
            <w:r w:rsidRPr="00BB439F">
              <w:rPr>
                <w:rFonts w:ascii="Courier New" w:hAnsi="Courier New" w:cs="Courier New"/>
                <w:color w:val="333333"/>
                <w:sz w:val="20"/>
                <w:lang w:val="en-US"/>
              </w:rPr>
              <w:tab/>
            </w:r>
            <w:r w:rsidRPr="00BB439F">
              <w:rPr>
                <w:rFonts w:ascii="Courier New" w:hAnsi="Courier New" w:cs="Courier New"/>
                <w:color w:val="333333"/>
                <w:sz w:val="20"/>
                <w:lang w:val="en-US"/>
              </w:rPr>
              <w:tab/>
            </w:r>
            <w:proofErr w:type="spellStart"/>
            <w:r w:rsidRPr="00BB439F">
              <w:rPr>
                <w:rFonts w:ascii="Courier New" w:hAnsi="Courier New" w:cs="Courier New"/>
                <w:color w:val="333333"/>
                <w:sz w:val="20"/>
                <w:lang w:val="en-US"/>
              </w:rPr>
              <w:t>cnt</w:t>
            </w:r>
            <w:proofErr w:type="spellEnd"/>
            <w:r w:rsidRPr="00BB439F">
              <w:rPr>
                <w:rFonts w:ascii="Courier New" w:hAnsi="Courier New" w:cs="Courier New"/>
                <w:color w:val="333333"/>
                <w:sz w:val="20"/>
                <w:lang w:val="en-US"/>
              </w:rPr>
              <w:t xml:space="preserve"> &lt;= (</w:t>
            </w:r>
            <w:r w:rsidRPr="00BB439F">
              <w:rPr>
                <w:rFonts w:ascii="Courier New" w:hAnsi="Courier New" w:cs="Courier New"/>
                <w:color w:val="0000FF"/>
                <w:sz w:val="20"/>
                <w:lang w:val="en-US"/>
              </w:rPr>
              <w:t>others</w:t>
            </w:r>
            <w:r w:rsidRPr="00BB439F">
              <w:rPr>
                <w:rFonts w:ascii="Courier New" w:hAnsi="Courier New" w:cs="Courier New"/>
                <w:color w:val="333333"/>
                <w:sz w:val="20"/>
                <w:lang w:val="en-US"/>
              </w:rPr>
              <w:t xml:space="preserve"> =&gt; </w:t>
            </w:r>
            <w:r w:rsidRPr="00BB439F">
              <w:rPr>
                <w:rFonts w:ascii="Courier New" w:hAnsi="Courier New" w:cs="Courier New"/>
                <w:color w:val="A31515"/>
                <w:sz w:val="20"/>
                <w:lang w:val="en-US"/>
              </w:rPr>
              <w:t>'0'</w:t>
            </w:r>
            <w:proofErr w:type="gramStart"/>
            <w:r w:rsidRPr="00BB439F">
              <w:rPr>
                <w:rFonts w:ascii="Courier New" w:hAnsi="Courier New" w:cs="Courier New"/>
                <w:color w:val="333333"/>
                <w:sz w:val="20"/>
                <w:lang w:val="en-US"/>
              </w:rPr>
              <w:t>);</w:t>
            </w:r>
            <w:proofErr w:type="gramEnd"/>
          </w:p>
          <w:p w14:paraId="0D0E049F"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ab/>
            </w:r>
            <w:r w:rsidRPr="00BB439F">
              <w:rPr>
                <w:rFonts w:ascii="Courier New" w:hAnsi="Courier New" w:cs="Courier New"/>
                <w:color w:val="333333"/>
                <w:sz w:val="20"/>
                <w:lang w:val="en-US"/>
              </w:rPr>
              <w:tab/>
            </w:r>
            <w:r w:rsidRPr="00BB439F">
              <w:rPr>
                <w:rFonts w:ascii="Courier New" w:hAnsi="Courier New" w:cs="Courier New"/>
                <w:color w:val="0000FF"/>
                <w:sz w:val="20"/>
                <w:lang w:val="en-US"/>
              </w:rPr>
              <w:t>end</w:t>
            </w:r>
            <w:r w:rsidRPr="00BB439F">
              <w:rPr>
                <w:rFonts w:ascii="Courier New" w:hAnsi="Courier New" w:cs="Courier New"/>
                <w:color w:val="333333"/>
                <w:sz w:val="20"/>
                <w:lang w:val="en-US"/>
              </w:rPr>
              <w:t xml:space="preserve"> </w:t>
            </w:r>
            <w:proofErr w:type="gramStart"/>
            <w:r w:rsidRPr="00BB439F">
              <w:rPr>
                <w:rFonts w:ascii="Courier New" w:hAnsi="Courier New" w:cs="Courier New"/>
                <w:color w:val="0000FF"/>
                <w:sz w:val="20"/>
                <w:lang w:val="en-US"/>
              </w:rPr>
              <w:t>if</w:t>
            </w:r>
            <w:r w:rsidRPr="00BB439F">
              <w:rPr>
                <w:rFonts w:ascii="Courier New" w:hAnsi="Courier New" w:cs="Courier New"/>
                <w:color w:val="333333"/>
                <w:sz w:val="20"/>
                <w:lang w:val="en-US"/>
              </w:rPr>
              <w:t>;</w:t>
            </w:r>
            <w:proofErr w:type="gramEnd"/>
          </w:p>
          <w:p w14:paraId="6DD411CA"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if</w:t>
            </w:r>
            <w:r w:rsidRPr="00BB439F">
              <w:rPr>
                <w:rFonts w:ascii="Courier New" w:hAnsi="Courier New" w:cs="Courier New"/>
                <w:color w:val="333333"/>
                <w:sz w:val="20"/>
                <w:lang w:val="en-US"/>
              </w:rPr>
              <w:t xml:space="preserve"> </w:t>
            </w:r>
            <w:proofErr w:type="spellStart"/>
            <w:proofErr w:type="gramStart"/>
            <w:r w:rsidRPr="00BB439F">
              <w:rPr>
                <w:rFonts w:ascii="Courier New" w:hAnsi="Courier New" w:cs="Courier New"/>
                <w:color w:val="333333"/>
                <w:sz w:val="20"/>
                <w:lang w:val="en-US"/>
              </w:rPr>
              <w:t>cnt</w:t>
            </w:r>
            <w:proofErr w:type="spellEnd"/>
            <w:r w:rsidRPr="00BB439F">
              <w:rPr>
                <w:rFonts w:ascii="Courier New" w:hAnsi="Courier New" w:cs="Courier New"/>
                <w:color w:val="333333"/>
                <w:sz w:val="20"/>
                <w:lang w:val="en-US"/>
              </w:rPr>
              <w:t>(</w:t>
            </w:r>
            <w:proofErr w:type="gramEnd"/>
            <w:r w:rsidRPr="00BB439F">
              <w:rPr>
                <w:rFonts w:ascii="Courier New" w:hAnsi="Courier New" w:cs="Courier New"/>
                <w:color w:val="333333"/>
                <w:sz w:val="20"/>
                <w:lang w:val="en-US"/>
              </w:rPr>
              <w:t xml:space="preserve">8) = </w:t>
            </w:r>
            <w:r w:rsidRPr="00BB439F">
              <w:rPr>
                <w:rFonts w:ascii="Courier New" w:hAnsi="Courier New" w:cs="Courier New"/>
                <w:color w:val="A31515"/>
                <w:sz w:val="20"/>
                <w:lang w:val="en-US"/>
              </w:rPr>
              <w:t>'1'</w:t>
            </w: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then</w:t>
            </w:r>
          </w:p>
          <w:p w14:paraId="7BBB5DE7"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8000"/>
                <w:sz w:val="20"/>
                <w:lang w:val="en-US"/>
              </w:rPr>
              <w:t>-- Load data into RAM</w:t>
            </w:r>
          </w:p>
          <w:p w14:paraId="5E0E59EE"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333333"/>
                <w:sz w:val="20"/>
                <w:lang w:val="en-US"/>
              </w:rPr>
              <w:t>write_enable</w:t>
            </w:r>
            <w:proofErr w:type="spellEnd"/>
            <w:r w:rsidRPr="00BB439F">
              <w:rPr>
                <w:rFonts w:ascii="Courier New" w:hAnsi="Courier New" w:cs="Courier New"/>
                <w:color w:val="333333"/>
                <w:sz w:val="20"/>
                <w:lang w:val="en-US"/>
              </w:rPr>
              <w:t xml:space="preserve"> &lt;= </w:t>
            </w:r>
            <w:r w:rsidRPr="00BB439F">
              <w:rPr>
                <w:rFonts w:ascii="Courier New" w:hAnsi="Courier New" w:cs="Courier New"/>
                <w:color w:val="A31515"/>
                <w:sz w:val="20"/>
                <w:lang w:val="en-US"/>
              </w:rPr>
              <w:t>'1</w:t>
            </w:r>
            <w:proofErr w:type="gramStart"/>
            <w:r w:rsidRPr="00BB439F">
              <w:rPr>
                <w:rFonts w:ascii="Courier New" w:hAnsi="Courier New" w:cs="Courier New"/>
                <w:color w:val="A31515"/>
                <w:sz w:val="20"/>
                <w:lang w:val="en-US"/>
              </w:rPr>
              <w:t>'</w:t>
            </w:r>
            <w:r w:rsidRPr="00BB439F">
              <w:rPr>
                <w:rFonts w:ascii="Courier New" w:hAnsi="Courier New" w:cs="Courier New"/>
                <w:color w:val="333333"/>
                <w:sz w:val="20"/>
                <w:lang w:val="en-US"/>
              </w:rPr>
              <w:t>;</w:t>
            </w:r>
            <w:proofErr w:type="gramEnd"/>
          </w:p>
          <w:p w14:paraId="679CF8C5"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333333"/>
                <w:sz w:val="20"/>
                <w:lang w:val="en-US"/>
              </w:rPr>
              <w:t>ram_data_reg</w:t>
            </w:r>
            <w:proofErr w:type="spellEnd"/>
            <w:r w:rsidRPr="00BB439F">
              <w:rPr>
                <w:rFonts w:ascii="Courier New" w:hAnsi="Courier New" w:cs="Courier New"/>
                <w:color w:val="333333"/>
                <w:sz w:val="20"/>
                <w:lang w:val="en-US"/>
              </w:rPr>
              <w:t xml:space="preserve"> &lt;= </w:t>
            </w:r>
            <w:proofErr w:type="spellStart"/>
            <w:r w:rsidRPr="00BB439F">
              <w:rPr>
                <w:rFonts w:ascii="Courier New" w:hAnsi="Courier New" w:cs="Courier New"/>
                <w:color w:val="333333"/>
                <w:sz w:val="20"/>
                <w:lang w:val="en-US"/>
              </w:rPr>
              <w:t>data_</w:t>
            </w:r>
            <w:proofErr w:type="gramStart"/>
            <w:r w:rsidRPr="00BB439F">
              <w:rPr>
                <w:rFonts w:ascii="Courier New" w:hAnsi="Courier New" w:cs="Courier New"/>
                <w:color w:val="333333"/>
                <w:sz w:val="20"/>
                <w:lang w:val="en-US"/>
              </w:rPr>
              <w:t>in</w:t>
            </w:r>
            <w:proofErr w:type="spellEnd"/>
            <w:r w:rsidRPr="00BB439F">
              <w:rPr>
                <w:rFonts w:ascii="Courier New" w:hAnsi="Courier New" w:cs="Courier New"/>
                <w:color w:val="333333"/>
                <w:sz w:val="20"/>
                <w:lang w:val="en-US"/>
              </w:rPr>
              <w:t>;</w:t>
            </w:r>
            <w:proofErr w:type="gramEnd"/>
          </w:p>
          <w:p w14:paraId="0C007A55"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333333"/>
                <w:sz w:val="20"/>
                <w:lang w:val="en-US"/>
              </w:rPr>
              <w:t>write_addr</w:t>
            </w:r>
            <w:proofErr w:type="spellEnd"/>
            <w:r w:rsidRPr="00BB439F">
              <w:rPr>
                <w:rFonts w:ascii="Courier New" w:hAnsi="Courier New" w:cs="Courier New"/>
                <w:color w:val="333333"/>
                <w:sz w:val="20"/>
                <w:lang w:val="en-US"/>
              </w:rPr>
              <w:t xml:space="preserve">   &lt;= </w:t>
            </w:r>
            <w:proofErr w:type="spellStart"/>
            <w:r w:rsidRPr="00BB439F">
              <w:rPr>
                <w:rFonts w:ascii="Courier New" w:hAnsi="Courier New" w:cs="Courier New"/>
                <w:color w:val="2B91AF"/>
                <w:sz w:val="20"/>
                <w:lang w:val="en-US"/>
              </w:rPr>
              <w:t>std_logic_vector</w:t>
            </w:r>
            <w:proofErr w:type="spellEnd"/>
            <w:r w:rsidRPr="00BB439F">
              <w:rPr>
                <w:rFonts w:ascii="Courier New" w:hAnsi="Courier New" w:cs="Courier New"/>
                <w:color w:val="333333"/>
                <w:sz w:val="20"/>
                <w:lang w:val="en-US"/>
              </w:rPr>
              <w:t>(unsigned(</w:t>
            </w:r>
            <w:proofErr w:type="spellStart"/>
            <w:r w:rsidRPr="00BB439F">
              <w:rPr>
                <w:rFonts w:ascii="Courier New" w:hAnsi="Courier New" w:cs="Courier New"/>
                <w:color w:val="333333"/>
                <w:sz w:val="20"/>
                <w:lang w:val="en-US"/>
              </w:rPr>
              <w:t>write_addr</w:t>
            </w:r>
            <w:proofErr w:type="spellEnd"/>
            <w:r w:rsidRPr="00BB439F">
              <w:rPr>
                <w:rFonts w:ascii="Courier New" w:hAnsi="Courier New" w:cs="Courier New"/>
                <w:color w:val="333333"/>
                <w:sz w:val="20"/>
                <w:lang w:val="en-US"/>
              </w:rPr>
              <w:t xml:space="preserve">) + 1); </w:t>
            </w:r>
            <w:r w:rsidRPr="00BB439F">
              <w:rPr>
                <w:rFonts w:ascii="Courier New" w:hAnsi="Courier New" w:cs="Courier New"/>
                <w:color w:val="008000"/>
                <w:sz w:val="20"/>
                <w:lang w:val="en-US"/>
              </w:rPr>
              <w:t xml:space="preserve">-- </w:t>
            </w:r>
            <w:proofErr w:type="spellStart"/>
            <w:proofErr w:type="gramStart"/>
            <w:r w:rsidRPr="00BB439F">
              <w:rPr>
                <w:rFonts w:ascii="Courier New" w:hAnsi="Courier New" w:cs="Courier New"/>
                <w:color w:val="008000"/>
                <w:sz w:val="20"/>
                <w:lang w:val="en-US"/>
              </w:rPr>
              <w:t>zwi?ksza</w:t>
            </w:r>
            <w:proofErr w:type="spellEnd"/>
            <w:proofErr w:type="gramEnd"/>
            <w:r w:rsidRPr="00BB439F">
              <w:rPr>
                <w:rFonts w:ascii="Courier New" w:hAnsi="Courier New" w:cs="Courier New"/>
                <w:color w:val="008000"/>
                <w:sz w:val="20"/>
                <w:lang w:val="en-US"/>
              </w:rPr>
              <w:t xml:space="preserve"> </w:t>
            </w:r>
            <w:proofErr w:type="spellStart"/>
            <w:r w:rsidRPr="00BB439F">
              <w:rPr>
                <w:rFonts w:ascii="Courier New" w:hAnsi="Courier New" w:cs="Courier New"/>
                <w:color w:val="008000"/>
                <w:sz w:val="20"/>
                <w:lang w:val="en-US"/>
              </w:rPr>
              <w:t>adres</w:t>
            </w:r>
            <w:proofErr w:type="spellEnd"/>
          </w:p>
          <w:p w14:paraId="0961BD6A"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ab/>
            </w:r>
            <w:r w:rsidRPr="00BB439F">
              <w:rPr>
                <w:rFonts w:ascii="Courier New" w:hAnsi="Courier New" w:cs="Courier New"/>
                <w:color w:val="333333"/>
                <w:sz w:val="20"/>
                <w:lang w:val="en-US"/>
              </w:rPr>
              <w:tab/>
              <w:t xml:space="preserve">    </w:t>
            </w:r>
            <w:proofErr w:type="spellStart"/>
            <w:r w:rsidRPr="00BB439F">
              <w:rPr>
                <w:rFonts w:ascii="Courier New" w:hAnsi="Courier New" w:cs="Courier New"/>
                <w:color w:val="333333"/>
                <w:sz w:val="20"/>
                <w:lang w:val="en-US"/>
              </w:rPr>
              <w:t>cnt</w:t>
            </w:r>
            <w:proofErr w:type="spellEnd"/>
            <w:r w:rsidRPr="00BB439F">
              <w:rPr>
                <w:rFonts w:ascii="Courier New" w:hAnsi="Courier New" w:cs="Courier New"/>
                <w:color w:val="333333"/>
                <w:sz w:val="20"/>
                <w:lang w:val="en-US"/>
              </w:rPr>
              <w:t xml:space="preserve"> &lt;= (</w:t>
            </w:r>
            <w:r w:rsidRPr="00BB439F">
              <w:rPr>
                <w:rFonts w:ascii="Courier New" w:hAnsi="Courier New" w:cs="Courier New"/>
                <w:color w:val="0000FF"/>
                <w:sz w:val="20"/>
                <w:lang w:val="en-US"/>
              </w:rPr>
              <w:t>others</w:t>
            </w:r>
            <w:r w:rsidRPr="00BB439F">
              <w:rPr>
                <w:rFonts w:ascii="Courier New" w:hAnsi="Courier New" w:cs="Courier New"/>
                <w:color w:val="333333"/>
                <w:sz w:val="20"/>
                <w:lang w:val="en-US"/>
              </w:rPr>
              <w:t xml:space="preserve"> =&gt; </w:t>
            </w:r>
            <w:r w:rsidRPr="00BB439F">
              <w:rPr>
                <w:rFonts w:ascii="Courier New" w:hAnsi="Courier New" w:cs="Courier New"/>
                <w:color w:val="A31515"/>
                <w:sz w:val="20"/>
                <w:lang w:val="en-US"/>
              </w:rPr>
              <w:t>'0'</w:t>
            </w:r>
            <w:proofErr w:type="gramStart"/>
            <w:r w:rsidRPr="00BB439F">
              <w:rPr>
                <w:rFonts w:ascii="Courier New" w:hAnsi="Courier New" w:cs="Courier New"/>
                <w:color w:val="333333"/>
                <w:sz w:val="20"/>
                <w:lang w:val="en-US"/>
              </w:rPr>
              <w:t>);</w:t>
            </w:r>
            <w:proofErr w:type="gramEnd"/>
          </w:p>
          <w:p w14:paraId="05AC3745"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else</w:t>
            </w:r>
          </w:p>
          <w:p w14:paraId="3AD1088A"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333333"/>
                <w:sz w:val="20"/>
                <w:lang w:val="en-US"/>
              </w:rPr>
              <w:t>write_enable</w:t>
            </w:r>
            <w:proofErr w:type="spellEnd"/>
            <w:r w:rsidRPr="00BB439F">
              <w:rPr>
                <w:rFonts w:ascii="Courier New" w:hAnsi="Courier New" w:cs="Courier New"/>
                <w:color w:val="333333"/>
                <w:sz w:val="20"/>
                <w:lang w:val="en-US"/>
              </w:rPr>
              <w:t xml:space="preserve"> &lt;= </w:t>
            </w:r>
            <w:r w:rsidRPr="00BB439F">
              <w:rPr>
                <w:rFonts w:ascii="Courier New" w:hAnsi="Courier New" w:cs="Courier New"/>
                <w:color w:val="A31515"/>
                <w:sz w:val="20"/>
                <w:lang w:val="en-US"/>
              </w:rPr>
              <w:t>'0</w:t>
            </w:r>
            <w:proofErr w:type="gramStart"/>
            <w:r w:rsidRPr="00BB439F">
              <w:rPr>
                <w:rFonts w:ascii="Courier New" w:hAnsi="Courier New" w:cs="Courier New"/>
                <w:color w:val="A31515"/>
                <w:sz w:val="20"/>
                <w:lang w:val="en-US"/>
              </w:rPr>
              <w:t>'</w:t>
            </w:r>
            <w:r w:rsidRPr="00BB439F">
              <w:rPr>
                <w:rFonts w:ascii="Courier New" w:hAnsi="Courier New" w:cs="Courier New"/>
                <w:color w:val="333333"/>
                <w:sz w:val="20"/>
                <w:lang w:val="en-US"/>
              </w:rPr>
              <w:t>;</w:t>
            </w:r>
            <w:proofErr w:type="gramEnd"/>
          </w:p>
          <w:p w14:paraId="00417200"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end</w:t>
            </w:r>
            <w:r w:rsidRPr="00BB439F">
              <w:rPr>
                <w:rFonts w:ascii="Courier New" w:hAnsi="Courier New" w:cs="Courier New"/>
                <w:color w:val="333333"/>
                <w:sz w:val="20"/>
                <w:lang w:val="en-US"/>
              </w:rPr>
              <w:t xml:space="preserve"> </w:t>
            </w:r>
            <w:proofErr w:type="gramStart"/>
            <w:r w:rsidRPr="00BB439F">
              <w:rPr>
                <w:rFonts w:ascii="Courier New" w:hAnsi="Courier New" w:cs="Courier New"/>
                <w:color w:val="0000FF"/>
                <w:sz w:val="20"/>
                <w:lang w:val="en-US"/>
              </w:rPr>
              <w:t>if</w:t>
            </w:r>
            <w:r w:rsidRPr="00BB439F">
              <w:rPr>
                <w:rFonts w:ascii="Courier New" w:hAnsi="Courier New" w:cs="Courier New"/>
                <w:color w:val="333333"/>
                <w:sz w:val="20"/>
                <w:lang w:val="en-US"/>
              </w:rPr>
              <w:t>;</w:t>
            </w:r>
            <w:proofErr w:type="gramEnd"/>
          </w:p>
          <w:p w14:paraId="69BF11A3"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end</w:t>
            </w:r>
            <w:r w:rsidRPr="00BB439F">
              <w:rPr>
                <w:rFonts w:ascii="Courier New" w:hAnsi="Courier New" w:cs="Courier New"/>
                <w:color w:val="333333"/>
                <w:sz w:val="20"/>
                <w:lang w:val="en-US"/>
              </w:rPr>
              <w:t xml:space="preserve"> </w:t>
            </w:r>
            <w:proofErr w:type="gramStart"/>
            <w:r w:rsidRPr="00BB439F">
              <w:rPr>
                <w:rFonts w:ascii="Courier New" w:hAnsi="Courier New" w:cs="Courier New"/>
                <w:color w:val="0000FF"/>
                <w:sz w:val="20"/>
                <w:lang w:val="en-US"/>
              </w:rPr>
              <w:t>if</w:t>
            </w:r>
            <w:r w:rsidRPr="00BB439F">
              <w:rPr>
                <w:rFonts w:ascii="Courier New" w:hAnsi="Courier New" w:cs="Courier New"/>
                <w:color w:val="333333"/>
                <w:sz w:val="20"/>
                <w:lang w:val="en-US"/>
              </w:rPr>
              <w:t>;</w:t>
            </w:r>
            <w:proofErr w:type="gramEnd"/>
          </w:p>
          <w:p w14:paraId="6214776D"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end</w:t>
            </w:r>
            <w:r w:rsidRPr="00BB439F">
              <w:rPr>
                <w:rFonts w:ascii="Courier New" w:hAnsi="Courier New" w:cs="Courier New"/>
                <w:color w:val="333333"/>
                <w:sz w:val="20"/>
                <w:lang w:val="en-US"/>
              </w:rPr>
              <w:t xml:space="preserve"> </w:t>
            </w:r>
            <w:proofErr w:type="gramStart"/>
            <w:r w:rsidRPr="00BB439F">
              <w:rPr>
                <w:rFonts w:ascii="Courier New" w:hAnsi="Courier New" w:cs="Courier New"/>
                <w:color w:val="0000FF"/>
                <w:sz w:val="20"/>
                <w:lang w:val="en-US"/>
              </w:rPr>
              <w:t>if</w:t>
            </w:r>
            <w:r w:rsidRPr="00BB439F">
              <w:rPr>
                <w:rFonts w:ascii="Courier New" w:hAnsi="Courier New" w:cs="Courier New"/>
                <w:color w:val="333333"/>
                <w:sz w:val="20"/>
                <w:lang w:val="en-US"/>
              </w:rPr>
              <w:t>;</w:t>
            </w:r>
            <w:proofErr w:type="gramEnd"/>
          </w:p>
          <w:p w14:paraId="46367753"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end</w:t>
            </w:r>
            <w:r w:rsidRPr="00BB439F">
              <w:rPr>
                <w:rFonts w:ascii="Courier New" w:hAnsi="Courier New" w:cs="Courier New"/>
                <w:color w:val="333333"/>
                <w:sz w:val="20"/>
                <w:lang w:val="en-US"/>
              </w:rPr>
              <w:t xml:space="preserve"> </w:t>
            </w:r>
            <w:proofErr w:type="gramStart"/>
            <w:r w:rsidRPr="00BB439F">
              <w:rPr>
                <w:rFonts w:ascii="Courier New" w:hAnsi="Courier New" w:cs="Courier New"/>
                <w:color w:val="0000FF"/>
                <w:sz w:val="20"/>
                <w:lang w:val="en-US"/>
              </w:rPr>
              <w:t>process</w:t>
            </w:r>
            <w:r w:rsidRPr="00BB439F">
              <w:rPr>
                <w:rFonts w:ascii="Courier New" w:hAnsi="Courier New" w:cs="Courier New"/>
                <w:color w:val="333333"/>
                <w:sz w:val="20"/>
                <w:lang w:val="en-US"/>
              </w:rPr>
              <w:t>;</w:t>
            </w:r>
            <w:proofErr w:type="gramEnd"/>
          </w:p>
          <w:p w14:paraId="328C861E"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
          <w:p w14:paraId="5401F401"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r w:rsidRPr="00BB439F">
              <w:rPr>
                <w:rFonts w:ascii="Courier New" w:hAnsi="Courier New" w:cs="Courier New"/>
                <w:color w:val="008000"/>
                <w:sz w:val="20"/>
                <w:lang w:val="en-US"/>
              </w:rPr>
              <w:t>-- RAM data bus assignment</w:t>
            </w:r>
          </w:p>
          <w:p w14:paraId="69FAB2A9"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333333"/>
                <w:sz w:val="20"/>
                <w:lang w:val="en-US"/>
              </w:rPr>
              <w:t>ram_data</w:t>
            </w:r>
            <w:proofErr w:type="spellEnd"/>
            <w:r w:rsidRPr="00BB439F">
              <w:rPr>
                <w:rFonts w:ascii="Courier New" w:hAnsi="Courier New" w:cs="Courier New"/>
                <w:color w:val="333333"/>
                <w:sz w:val="20"/>
                <w:lang w:val="en-US"/>
              </w:rPr>
              <w:t xml:space="preserve"> &lt;= </w:t>
            </w:r>
            <w:proofErr w:type="spellStart"/>
            <w:r w:rsidRPr="00BB439F">
              <w:rPr>
                <w:rFonts w:ascii="Courier New" w:hAnsi="Courier New" w:cs="Courier New"/>
                <w:color w:val="333333"/>
                <w:sz w:val="20"/>
                <w:lang w:val="en-US"/>
              </w:rPr>
              <w:t>ram_data_reg</w:t>
            </w:r>
            <w:proofErr w:type="spellEnd"/>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when</w:t>
            </w:r>
            <w:r w:rsidRPr="00BB439F">
              <w:rPr>
                <w:rFonts w:ascii="Courier New" w:hAnsi="Courier New" w:cs="Courier New"/>
                <w:color w:val="333333"/>
                <w:sz w:val="20"/>
                <w:lang w:val="en-US"/>
              </w:rPr>
              <w:t xml:space="preserve"> </w:t>
            </w:r>
            <w:proofErr w:type="spellStart"/>
            <w:r w:rsidRPr="00BB439F">
              <w:rPr>
                <w:rFonts w:ascii="Courier New" w:hAnsi="Courier New" w:cs="Courier New"/>
                <w:color w:val="333333"/>
                <w:sz w:val="20"/>
                <w:lang w:val="en-US"/>
              </w:rPr>
              <w:t>write_enable</w:t>
            </w:r>
            <w:proofErr w:type="spellEnd"/>
            <w:r w:rsidRPr="00BB439F">
              <w:rPr>
                <w:rFonts w:ascii="Courier New" w:hAnsi="Courier New" w:cs="Courier New"/>
                <w:color w:val="333333"/>
                <w:sz w:val="20"/>
                <w:lang w:val="en-US"/>
              </w:rPr>
              <w:t xml:space="preserve"> = </w:t>
            </w:r>
            <w:r w:rsidRPr="00BB439F">
              <w:rPr>
                <w:rFonts w:ascii="Courier New" w:hAnsi="Courier New" w:cs="Courier New"/>
                <w:color w:val="A31515"/>
                <w:sz w:val="20"/>
                <w:lang w:val="en-US"/>
              </w:rPr>
              <w:t>'1'</w:t>
            </w: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else</w:t>
            </w:r>
            <w:r w:rsidRPr="00BB439F">
              <w:rPr>
                <w:rFonts w:ascii="Courier New" w:hAnsi="Courier New" w:cs="Courier New"/>
                <w:color w:val="333333"/>
                <w:sz w:val="20"/>
                <w:lang w:val="en-US"/>
              </w:rPr>
              <w:t xml:space="preserve"> (</w:t>
            </w:r>
            <w:r w:rsidRPr="00BB439F">
              <w:rPr>
                <w:rFonts w:ascii="Courier New" w:hAnsi="Courier New" w:cs="Courier New"/>
                <w:color w:val="0000FF"/>
                <w:sz w:val="20"/>
                <w:lang w:val="en-US"/>
              </w:rPr>
              <w:t>others</w:t>
            </w:r>
            <w:r w:rsidRPr="00BB439F">
              <w:rPr>
                <w:rFonts w:ascii="Courier New" w:hAnsi="Courier New" w:cs="Courier New"/>
                <w:color w:val="333333"/>
                <w:sz w:val="20"/>
                <w:lang w:val="en-US"/>
              </w:rPr>
              <w:t xml:space="preserve"> =&gt; </w:t>
            </w:r>
            <w:r w:rsidRPr="00BB439F">
              <w:rPr>
                <w:rFonts w:ascii="Courier New" w:hAnsi="Courier New" w:cs="Courier New"/>
                <w:color w:val="A31515"/>
                <w:sz w:val="20"/>
                <w:lang w:val="en-US"/>
              </w:rPr>
              <w:t>'Z'</w:t>
            </w:r>
            <w:r w:rsidRPr="00BB439F">
              <w:rPr>
                <w:rFonts w:ascii="Courier New" w:hAnsi="Courier New" w:cs="Courier New"/>
                <w:color w:val="333333"/>
                <w:sz w:val="20"/>
                <w:lang w:val="en-US"/>
              </w:rPr>
              <w:t xml:space="preserve">); </w:t>
            </w:r>
            <w:r w:rsidRPr="00BB439F">
              <w:rPr>
                <w:rFonts w:ascii="Courier New" w:hAnsi="Courier New" w:cs="Courier New"/>
                <w:color w:val="008000"/>
                <w:sz w:val="20"/>
                <w:lang w:val="en-US"/>
              </w:rPr>
              <w:t xml:space="preserve">-- Z </w:t>
            </w:r>
            <w:proofErr w:type="spellStart"/>
            <w:r w:rsidRPr="00BB439F">
              <w:rPr>
                <w:rFonts w:ascii="Courier New" w:hAnsi="Courier New" w:cs="Courier New"/>
                <w:color w:val="008000"/>
                <w:sz w:val="20"/>
                <w:lang w:val="en-US"/>
              </w:rPr>
              <w:t>gdy</w:t>
            </w:r>
            <w:proofErr w:type="spellEnd"/>
            <w:r w:rsidRPr="00BB439F">
              <w:rPr>
                <w:rFonts w:ascii="Courier New" w:hAnsi="Courier New" w:cs="Courier New"/>
                <w:color w:val="008000"/>
                <w:sz w:val="20"/>
                <w:lang w:val="en-US"/>
              </w:rPr>
              <w:t xml:space="preserve"> </w:t>
            </w:r>
            <w:proofErr w:type="spellStart"/>
            <w:r w:rsidRPr="00BB439F">
              <w:rPr>
                <w:rFonts w:ascii="Courier New" w:hAnsi="Courier New" w:cs="Courier New"/>
                <w:color w:val="008000"/>
                <w:sz w:val="20"/>
                <w:lang w:val="en-US"/>
              </w:rPr>
              <w:t>nie</w:t>
            </w:r>
            <w:proofErr w:type="spellEnd"/>
            <w:r w:rsidRPr="00BB439F">
              <w:rPr>
                <w:rFonts w:ascii="Courier New" w:hAnsi="Courier New" w:cs="Courier New"/>
                <w:color w:val="008000"/>
                <w:sz w:val="20"/>
                <w:lang w:val="en-US"/>
              </w:rPr>
              <w:t xml:space="preserve"> </w:t>
            </w:r>
            <w:proofErr w:type="spellStart"/>
            <w:r w:rsidRPr="00BB439F">
              <w:rPr>
                <w:rFonts w:ascii="Courier New" w:hAnsi="Courier New" w:cs="Courier New"/>
                <w:color w:val="008000"/>
                <w:sz w:val="20"/>
                <w:lang w:val="en-US"/>
              </w:rPr>
              <w:t>czyta</w:t>
            </w:r>
            <w:proofErr w:type="spellEnd"/>
          </w:p>
          <w:p w14:paraId="51A4F79A"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lang w:val="en-US"/>
              </w:rPr>
            </w:pPr>
          </w:p>
          <w:p w14:paraId="40BBB29A" w14:textId="77777777" w:rsidR="00BB439F" w:rsidRPr="00BB439F" w:rsidRDefault="00BB439F" w:rsidP="00BB4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textAlignment w:val="auto"/>
              <w:rPr>
                <w:rFonts w:ascii="Courier New" w:hAnsi="Courier New" w:cs="Courier New"/>
                <w:color w:val="333333"/>
                <w:sz w:val="20"/>
              </w:rPr>
            </w:pPr>
            <w:r w:rsidRPr="00BB439F">
              <w:rPr>
                <w:rFonts w:ascii="Courier New" w:hAnsi="Courier New" w:cs="Courier New"/>
                <w:color w:val="0000FF"/>
                <w:sz w:val="20"/>
              </w:rPr>
              <w:t>end</w:t>
            </w:r>
            <w:r w:rsidRPr="00BB439F">
              <w:rPr>
                <w:rFonts w:ascii="Courier New" w:hAnsi="Courier New" w:cs="Courier New"/>
                <w:color w:val="333333"/>
                <w:sz w:val="20"/>
              </w:rPr>
              <w:t xml:space="preserve"> </w:t>
            </w:r>
            <w:proofErr w:type="spellStart"/>
            <w:r w:rsidRPr="00BB439F">
              <w:rPr>
                <w:rFonts w:ascii="Courier New" w:hAnsi="Courier New" w:cs="Courier New"/>
                <w:color w:val="2B91AF"/>
                <w:sz w:val="20"/>
              </w:rPr>
              <w:t>Behavioral</w:t>
            </w:r>
            <w:proofErr w:type="spellEnd"/>
            <w:r w:rsidRPr="00BB439F">
              <w:rPr>
                <w:rFonts w:ascii="Courier New" w:hAnsi="Courier New" w:cs="Courier New"/>
                <w:color w:val="333333"/>
                <w:sz w:val="20"/>
              </w:rPr>
              <w:t>;</w:t>
            </w:r>
          </w:p>
        </w:tc>
      </w:tr>
    </w:tbl>
    <w:p w14:paraId="01996A85" w14:textId="0E955F1C" w:rsidR="00BB439F" w:rsidRPr="00B75994" w:rsidRDefault="00D36E38" w:rsidP="00D0495C">
      <w:pPr>
        <w:pStyle w:val="Legenda"/>
        <w:rPr>
          <w:szCs w:val="24"/>
        </w:rPr>
      </w:pPr>
      <w:proofErr w:type="gramStart"/>
      <w:r>
        <w:lastRenderedPageBreak/>
        <w:t>Kod  5.2</w:t>
      </w:r>
      <w:proofErr w:type="gramEnd"/>
      <w:r>
        <w:t xml:space="preserve">  </w:t>
      </w:r>
      <w:r w:rsidR="00D0495C">
        <w:t>opis symulacji pamięci RAM</w:t>
      </w:r>
    </w:p>
    <w:p w14:paraId="7196BDA6" w14:textId="7B0A4031" w:rsidR="0058277B" w:rsidRPr="00B75994" w:rsidRDefault="0058277B" w:rsidP="00B75994">
      <w:pPr>
        <w:pStyle w:val="Nagwek2"/>
        <w:spacing w:after="0" w:line="360" w:lineRule="auto"/>
        <w:jc w:val="both"/>
        <w:rPr>
          <w:sz w:val="24"/>
          <w:szCs w:val="24"/>
        </w:rPr>
      </w:pPr>
      <w:bookmarkStart w:id="60" w:name="_Toc187605621"/>
      <w:r w:rsidRPr="00B75994">
        <w:rPr>
          <w:sz w:val="24"/>
          <w:szCs w:val="24"/>
        </w:rPr>
        <w:t xml:space="preserve">Testowanie </w:t>
      </w:r>
      <w:r w:rsidR="006B587F">
        <w:rPr>
          <w:sz w:val="24"/>
          <w:szCs w:val="24"/>
        </w:rPr>
        <w:t xml:space="preserve">w </w:t>
      </w:r>
      <w:r w:rsidR="003668CD">
        <w:rPr>
          <w:sz w:val="24"/>
          <w:szCs w:val="24"/>
        </w:rPr>
        <w:t>układzie</w:t>
      </w:r>
      <w:r w:rsidRPr="00B75994">
        <w:rPr>
          <w:sz w:val="24"/>
          <w:szCs w:val="24"/>
        </w:rPr>
        <w:t xml:space="preserve"> </w:t>
      </w:r>
      <w:proofErr w:type="spellStart"/>
      <w:r w:rsidRPr="00B75994">
        <w:rPr>
          <w:sz w:val="24"/>
          <w:szCs w:val="24"/>
        </w:rPr>
        <w:t>Cyclone</w:t>
      </w:r>
      <w:proofErr w:type="spellEnd"/>
      <w:r w:rsidRPr="00B75994">
        <w:rPr>
          <w:sz w:val="24"/>
          <w:szCs w:val="24"/>
        </w:rPr>
        <w:t xml:space="preserve"> IV</w:t>
      </w:r>
      <w:bookmarkEnd w:id="60"/>
    </w:p>
    <w:p w14:paraId="7196D064" w14:textId="2064DBDC" w:rsidR="007B1B80" w:rsidRPr="00B75994" w:rsidRDefault="003668CD" w:rsidP="003668CD">
      <w:pPr>
        <w:overflowPunct/>
        <w:autoSpaceDE/>
        <w:autoSpaceDN/>
        <w:adjustRightInd/>
        <w:spacing w:line="360" w:lineRule="auto"/>
        <w:ind w:firstLine="357"/>
        <w:contextualSpacing/>
        <w:textAlignment w:val="auto"/>
        <w:rPr>
          <w:szCs w:val="24"/>
        </w:rPr>
      </w:pPr>
      <w:r w:rsidRPr="003668CD">
        <w:rPr>
          <w:szCs w:val="24"/>
        </w:rPr>
        <w:t xml:space="preserve">Kluczowym aspektem weryfikacji projektu jest jego przetestowanie na rzeczywistym fizycznym układzie. W tym celu wykorzystamy płytkę rozwojową </w:t>
      </w:r>
      <w:proofErr w:type="spellStart"/>
      <w:r w:rsidRPr="003668CD">
        <w:rPr>
          <w:szCs w:val="24"/>
        </w:rPr>
        <w:t>Cyclone</w:t>
      </w:r>
      <w:proofErr w:type="spellEnd"/>
      <w:r w:rsidRPr="003668CD">
        <w:rPr>
          <w:szCs w:val="24"/>
        </w:rPr>
        <w:t xml:space="preserve"> IV, czujnik odległości oraz serwomechanizm. Ze względu na trudność w prostym sprawdzeniu poprawności działania serwomechanizmu, na tym etapie pozostanie on </w:t>
      </w:r>
      <w:r w:rsidR="00E356B9" w:rsidRPr="003668CD">
        <w:rPr>
          <w:szCs w:val="24"/>
        </w:rPr>
        <w:t>odłączony. Do</w:t>
      </w:r>
      <w:r w:rsidRPr="003668CD">
        <w:rPr>
          <w:szCs w:val="24"/>
        </w:rPr>
        <w:t xml:space="preserve"> złożenia układu potrzebne będą również płytka stykowa oraz kilka przewodów z odpowiednimi końcówkami. W środowisku programistycznym wykorzystamy narzędzie do planowania p</w:t>
      </w:r>
      <w:r w:rsidR="004347A2">
        <w:rPr>
          <w:szCs w:val="24"/>
        </w:rPr>
        <w:t>ołączeń</w:t>
      </w:r>
      <w:r w:rsidRPr="003668CD">
        <w:rPr>
          <w:szCs w:val="24"/>
        </w:rPr>
        <w:t xml:space="preserve">, aby przypisać odpowiednie piny. </w:t>
      </w:r>
      <w:r w:rsidR="004347A2">
        <w:rPr>
          <w:szCs w:val="24"/>
        </w:rPr>
        <w:t>Wejścia oraz wyjścia</w:t>
      </w:r>
      <w:r w:rsidRPr="003668CD">
        <w:rPr>
          <w:szCs w:val="24"/>
        </w:rPr>
        <w:t xml:space="preserve"> odpowiadające za sygnał zegara i reset wyświetlacza zostaną skonfigurowane zgodnie ze schematem połączeń właściwym dla naszej płytki rozwojowej. Pozostałe dostępne piny zostaną wykorzystane do podłączenia urządzeń zewnętrznych, zgodnie z poniższą listą:</w:t>
      </w:r>
    </w:p>
    <w:tbl>
      <w:tblPr>
        <w:tblStyle w:val="Tabela-Siatka"/>
        <w:tblW w:w="0" w:type="auto"/>
        <w:tblInd w:w="357" w:type="dxa"/>
        <w:tblLook w:val="04A0" w:firstRow="1" w:lastRow="0" w:firstColumn="1" w:lastColumn="0" w:noHBand="0" w:noVBand="1"/>
      </w:tblPr>
      <w:tblGrid>
        <w:gridCol w:w="8421"/>
      </w:tblGrid>
      <w:tr w:rsidR="0092393A" w:rsidRPr="00B75994" w14:paraId="11B90732" w14:textId="77777777" w:rsidTr="00B9504A">
        <w:tc>
          <w:tcPr>
            <w:tcW w:w="8421" w:type="dxa"/>
          </w:tcPr>
          <w:p w14:paraId="7AB1CAAB" w14:textId="642DCC44" w:rsidR="0092393A" w:rsidRPr="00B75994" w:rsidRDefault="0092393A" w:rsidP="00126423">
            <w:pPr>
              <w:overflowPunct/>
              <w:autoSpaceDE/>
              <w:autoSpaceDN/>
              <w:adjustRightInd/>
              <w:spacing w:line="360" w:lineRule="auto"/>
              <w:contextualSpacing/>
              <w:jc w:val="center"/>
              <w:textAlignment w:val="auto"/>
              <w:rPr>
                <w:szCs w:val="24"/>
              </w:rPr>
            </w:pPr>
            <w:r w:rsidRPr="00B75994">
              <w:rPr>
                <w:noProof/>
                <w:szCs w:val="24"/>
              </w:rPr>
              <w:lastRenderedPageBreak/>
              <w:drawing>
                <wp:inline distT="0" distB="0" distL="0" distR="0" wp14:anchorId="3881D981" wp14:editId="6881F9F6">
                  <wp:extent cx="4124901" cy="3534268"/>
                  <wp:effectExtent l="0" t="0" r="9525" b="0"/>
                  <wp:docPr id="15079358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35813" name=""/>
                          <pic:cNvPicPr/>
                        </pic:nvPicPr>
                        <pic:blipFill>
                          <a:blip r:embed="rId34"/>
                          <a:stretch>
                            <a:fillRect/>
                          </a:stretch>
                        </pic:blipFill>
                        <pic:spPr>
                          <a:xfrm>
                            <a:off x="0" y="0"/>
                            <a:ext cx="4124901" cy="3534268"/>
                          </a:xfrm>
                          <a:prstGeom prst="rect">
                            <a:avLst/>
                          </a:prstGeom>
                        </pic:spPr>
                      </pic:pic>
                    </a:graphicData>
                  </a:graphic>
                </wp:inline>
              </w:drawing>
            </w:r>
          </w:p>
        </w:tc>
      </w:tr>
    </w:tbl>
    <w:p w14:paraId="36F46A1D" w14:textId="3CDA933D" w:rsidR="0092393A" w:rsidRDefault="00B9504A" w:rsidP="00B9504A">
      <w:pPr>
        <w:pStyle w:val="Legenda"/>
        <w:rPr>
          <w:szCs w:val="24"/>
        </w:rPr>
      </w:pPr>
      <w:bookmarkStart w:id="61" w:name="_Toc187593797"/>
      <w:r>
        <w:t xml:space="preserve">Rys. </w:t>
      </w:r>
      <w:r w:rsidR="006D760D">
        <w:fldChar w:fldCharType="begin"/>
      </w:r>
      <w:r w:rsidR="006D760D">
        <w:instrText xml:space="preserve"> STYLEREF 1 \s </w:instrText>
      </w:r>
      <w:r w:rsidR="006D760D">
        <w:fldChar w:fldCharType="separate"/>
      </w:r>
      <w:r w:rsidR="006D760D">
        <w:rPr>
          <w:noProof/>
        </w:rPr>
        <w:t>5</w:t>
      </w:r>
      <w:r w:rsidR="006D760D">
        <w:rPr>
          <w:noProof/>
        </w:rPr>
        <w:fldChar w:fldCharType="end"/>
      </w:r>
      <w:r w:rsidR="006D760D">
        <w:t>.</w:t>
      </w:r>
      <w:r w:rsidR="006D760D">
        <w:fldChar w:fldCharType="begin"/>
      </w:r>
      <w:r w:rsidR="006D760D">
        <w:instrText xml:space="preserve"> SEQ Rys. \* ARABIC \s 1 </w:instrText>
      </w:r>
      <w:r w:rsidR="006D760D">
        <w:fldChar w:fldCharType="separate"/>
      </w:r>
      <w:r w:rsidR="006D760D">
        <w:rPr>
          <w:noProof/>
        </w:rPr>
        <w:t>2</w:t>
      </w:r>
      <w:r w:rsidR="006D760D">
        <w:rPr>
          <w:noProof/>
        </w:rPr>
        <w:fldChar w:fldCharType="end"/>
      </w:r>
      <w:r>
        <w:t xml:space="preserve"> </w:t>
      </w:r>
      <w:r>
        <w:rPr>
          <w:szCs w:val="24"/>
        </w:rPr>
        <w:t>Przypisanie sygnałów do wyprowadzeń fizycznych układu FPGA.</w:t>
      </w:r>
      <w:bookmarkEnd w:id="61"/>
    </w:p>
    <w:p w14:paraId="23C20284" w14:textId="77777777" w:rsidR="00B9504A" w:rsidRPr="00B9504A" w:rsidRDefault="00B9504A" w:rsidP="00B9504A"/>
    <w:p w14:paraId="155A88DC" w14:textId="507A7430" w:rsidR="0058277B" w:rsidRPr="00B75994" w:rsidRDefault="00A11D90" w:rsidP="00B75994">
      <w:pPr>
        <w:overflowPunct/>
        <w:autoSpaceDE/>
        <w:autoSpaceDN/>
        <w:adjustRightInd/>
        <w:spacing w:line="360" w:lineRule="auto"/>
        <w:contextualSpacing/>
        <w:jc w:val="both"/>
        <w:textAlignment w:val="auto"/>
        <w:rPr>
          <w:szCs w:val="24"/>
        </w:rPr>
      </w:pPr>
      <w:r w:rsidRPr="00B75994">
        <w:rPr>
          <w:szCs w:val="24"/>
        </w:rPr>
        <w:tab/>
        <w:t>Następnie przystępujemy do kompilacji naszego programu</w:t>
      </w:r>
      <w:r w:rsidR="00044C83" w:rsidRPr="00B75994">
        <w:rPr>
          <w:szCs w:val="24"/>
        </w:rPr>
        <w:t xml:space="preserve">, pierwsza kompilacja powinna odbyć się jeszcze przed planowanie podłączeń w programie PIN Planner, w innym wypadku program ten nie rozpozna zaprojektowanych podmiotów wejść i wyjść naszego programu. Następnie należy skompilować </w:t>
      </w:r>
      <w:proofErr w:type="gramStart"/>
      <w:r w:rsidR="00044C83" w:rsidRPr="00B75994">
        <w:rPr>
          <w:szCs w:val="24"/>
        </w:rPr>
        <w:t>ponownie</w:t>
      </w:r>
      <w:proofErr w:type="gramEnd"/>
      <w:r w:rsidR="00044C83" w:rsidRPr="00B75994">
        <w:rPr>
          <w:szCs w:val="24"/>
        </w:rPr>
        <w:t xml:space="preserve"> aby plik wysyłany do układu miał odpowiednio skonfigurowane wejścia. Jak wynika z raport</w:t>
      </w:r>
      <w:r w:rsidR="004347A2">
        <w:rPr>
          <w:szCs w:val="24"/>
        </w:rPr>
        <w:t>u</w:t>
      </w:r>
      <w:r w:rsidR="00044C83" w:rsidRPr="00B75994">
        <w:rPr>
          <w:szCs w:val="24"/>
        </w:rPr>
        <w:t xml:space="preserve">, wykorzystujemy zaledwie 7% elementów logicznych i mniej niż jeden 1% pamięci. Nie wykorzystujemy też żadnego wbudowanego mnożnika 9-cio bitowego. Jest to zasługą nie wykonywania w programie mnożenia z wykorzystaniem długich słów bitowych. Wykorzystujemy dzięki temu zaledwie niewielki ułamek możliwości jakie daje nam FPGA, zarówno pod względem ilości elementów logicznych, pamięci jak i podłączeń. W tym wypadku wykorzystano liczne podłączenia do obsługi wyświetlacza 7-dmio segmentowego, jednak wykorzystując magistralę </w:t>
      </w:r>
      <w:r w:rsidR="004347A2">
        <w:rPr>
          <w:szCs w:val="24"/>
        </w:rPr>
        <w:t>I2C</w:t>
      </w:r>
      <w:r w:rsidR="00044C83" w:rsidRPr="00B75994">
        <w:rPr>
          <w:szCs w:val="24"/>
        </w:rPr>
        <w:t xml:space="preserve"> i wyświetlacz </w:t>
      </w:r>
      <w:r w:rsidR="0001221A" w:rsidRPr="00B75994">
        <w:rPr>
          <w:szCs w:val="24"/>
        </w:rPr>
        <w:t>LCD</w:t>
      </w:r>
      <w:r w:rsidR="00044C83" w:rsidRPr="00B75994">
        <w:rPr>
          <w:szCs w:val="24"/>
        </w:rPr>
        <w:t xml:space="preserve">, można by </w:t>
      </w:r>
      <w:r w:rsidR="0001221A" w:rsidRPr="00B75994">
        <w:rPr>
          <w:szCs w:val="24"/>
        </w:rPr>
        <w:t>znacznie zmniejszyć ilość potrzebnych połączeń.</w:t>
      </w:r>
    </w:p>
    <w:p w14:paraId="009FB16F" w14:textId="77777777" w:rsidR="00044C83" w:rsidRPr="00B75994" w:rsidRDefault="00044C83" w:rsidP="00B75994">
      <w:pPr>
        <w:overflowPunct/>
        <w:autoSpaceDE/>
        <w:autoSpaceDN/>
        <w:adjustRightInd/>
        <w:spacing w:line="360" w:lineRule="auto"/>
        <w:contextualSpacing/>
        <w:jc w:val="both"/>
        <w:textAlignment w:val="auto"/>
        <w:rPr>
          <w:szCs w:val="24"/>
        </w:rPr>
      </w:pPr>
    </w:p>
    <w:tbl>
      <w:tblPr>
        <w:tblStyle w:val="Tabela-Siatka"/>
        <w:tblW w:w="0" w:type="auto"/>
        <w:tblLook w:val="04A0" w:firstRow="1" w:lastRow="0" w:firstColumn="1" w:lastColumn="0" w:noHBand="0" w:noVBand="1"/>
      </w:tblPr>
      <w:tblGrid>
        <w:gridCol w:w="8778"/>
      </w:tblGrid>
      <w:tr w:rsidR="00044C83" w:rsidRPr="00B75994" w14:paraId="4282994F" w14:textId="77777777" w:rsidTr="00044C83">
        <w:tc>
          <w:tcPr>
            <w:tcW w:w="8778" w:type="dxa"/>
          </w:tcPr>
          <w:p w14:paraId="2DF8F2AD" w14:textId="22681C79" w:rsidR="00044C83" w:rsidRPr="00B75994" w:rsidRDefault="00044C83" w:rsidP="00B75994">
            <w:pPr>
              <w:overflowPunct/>
              <w:autoSpaceDE/>
              <w:autoSpaceDN/>
              <w:adjustRightInd/>
              <w:spacing w:line="360" w:lineRule="auto"/>
              <w:contextualSpacing/>
              <w:jc w:val="both"/>
              <w:textAlignment w:val="auto"/>
              <w:rPr>
                <w:szCs w:val="24"/>
              </w:rPr>
            </w:pPr>
            <w:r w:rsidRPr="00B75994">
              <w:rPr>
                <w:noProof/>
                <w:szCs w:val="24"/>
              </w:rPr>
              <w:lastRenderedPageBreak/>
              <w:drawing>
                <wp:inline distT="0" distB="0" distL="0" distR="0" wp14:anchorId="0F1911B2" wp14:editId="4FC894EF">
                  <wp:extent cx="5580380" cy="3404235"/>
                  <wp:effectExtent l="0" t="0" r="1270" b="5715"/>
                  <wp:docPr id="6690385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8583" name=""/>
                          <pic:cNvPicPr/>
                        </pic:nvPicPr>
                        <pic:blipFill>
                          <a:blip r:embed="rId35"/>
                          <a:stretch>
                            <a:fillRect/>
                          </a:stretch>
                        </pic:blipFill>
                        <pic:spPr>
                          <a:xfrm>
                            <a:off x="0" y="0"/>
                            <a:ext cx="5580380" cy="3404235"/>
                          </a:xfrm>
                          <a:prstGeom prst="rect">
                            <a:avLst/>
                          </a:prstGeom>
                        </pic:spPr>
                      </pic:pic>
                    </a:graphicData>
                  </a:graphic>
                </wp:inline>
              </w:drawing>
            </w:r>
          </w:p>
        </w:tc>
      </w:tr>
    </w:tbl>
    <w:p w14:paraId="43C7E9E5" w14:textId="45DF1CBF" w:rsidR="00044C83" w:rsidRDefault="00B9504A" w:rsidP="00B9504A">
      <w:pPr>
        <w:pStyle w:val="Legenda"/>
        <w:rPr>
          <w:szCs w:val="24"/>
        </w:rPr>
      </w:pPr>
      <w:bookmarkStart w:id="62" w:name="_Toc187593798"/>
      <w:r>
        <w:t xml:space="preserve">Rys. </w:t>
      </w:r>
      <w:r w:rsidR="006D760D">
        <w:fldChar w:fldCharType="begin"/>
      </w:r>
      <w:r w:rsidR="006D760D">
        <w:instrText xml:space="preserve"> STYLEREF 1 \s </w:instrText>
      </w:r>
      <w:r w:rsidR="006D760D">
        <w:fldChar w:fldCharType="separate"/>
      </w:r>
      <w:r w:rsidR="006D760D">
        <w:rPr>
          <w:noProof/>
        </w:rPr>
        <w:t>5</w:t>
      </w:r>
      <w:r w:rsidR="006D760D">
        <w:rPr>
          <w:noProof/>
        </w:rPr>
        <w:fldChar w:fldCharType="end"/>
      </w:r>
      <w:r w:rsidR="006D760D">
        <w:t>.</w:t>
      </w:r>
      <w:r w:rsidR="006D760D">
        <w:fldChar w:fldCharType="begin"/>
      </w:r>
      <w:r w:rsidR="006D760D">
        <w:instrText xml:space="preserve"> SEQ Rys. \* ARABIC \s 1 </w:instrText>
      </w:r>
      <w:r w:rsidR="006D760D">
        <w:fldChar w:fldCharType="separate"/>
      </w:r>
      <w:r w:rsidR="006D760D">
        <w:rPr>
          <w:noProof/>
        </w:rPr>
        <w:t>3</w:t>
      </w:r>
      <w:r w:rsidR="006D760D">
        <w:rPr>
          <w:noProof/>
        </w:rPr>
        <w:fldChar w:fldCharType="end"/>
      </w:r>
      <w:r>
        <w:t xml:space="preserve"> </w:t>
      </w:r>
      <w:r w:rsidRPr="00B75994">
        <w:rPr>
          <w:szCs w:val="24"/>
        </w:rPr>
        <w:t>Wynik kompilacji</w:t>
      </w:r>
      <w:bookmarkEnd w:id="62"/>
    </w:p>
    <w:p w14:paraId="2586C34A" w14:textId="77777777" w:rsidR="00B9504A" w:rsidRPr="00B9504A" w:rsidRDefault="00B9504A" w:rsidP="00B9504A"/>
    <w:p w14:paraId="53A58829" w14:textId="5FF21C38" w:rsidR="00036D8F" w:rsidRPr="00B75994" w:rsidRDefault="00036D8F" w:rsidP="00B75994">
      <w:pPr>
        <w:overflowPunct/>
        <w:autoSpaceDE/>
        <w:autoSpaceDN/>
        <w:adjustRightInd/>
        <w:spacing w:line="360" w:lineRule="auto"/>
        <w:contextualSpacing/>
        <w:jc w:val="both"/>
        <w:textAlignment w:val="auto"/>
        <w:rPr>
          <w:szCs w:val="24"/>
        </w:rPr>
      </w:pPr>
      <w:r w:rsidRPr="00B75994">
        <w:rPr>
          <w:szCs w:val="24"/>
        </w:rPr>
        <w:tab/>
        <w:t>Następnie po uruchomieniu układu podłączam</w:t>
      </w:r>
      <w:r w:rsidR="004347A2">
        <w:rPr>
          <w:szCs w:val="24"/>
        </w:rPr>
        <w:t>y</w:t>
      </w:r>
      <w:r w:rsidRPr="00B75994">
        <w:rPr>
          <w:szCs w:val="24"/>
        </w:rPr>
        <w:t xml:space="preserve"> oscyloskop by sprawdzić poprawność działania. Niestety prosty oscyloskop połączony z </w:t>
      </w:r>
      <w:proofErr w:type="gramStart"/>
      <w:r w:rsidRPr="00B75994">
        <w:rPr>
          <w:szCs w:val="24"/>
        </w:rPr>
        <w:t>multimetrem</w:t>
      </w:r>
      <w:proofErr w:type="gramEnd"/>
      <w:r w:rsidRPr="00B75994">
        <w:rPr>
          <w:szCs w:val="24"/>
        </w:rPr>
        <w:t xml:space="preserve"> któr</w:t>
      </w:r>
      <w:r w:rsidR="004347A2">
        <w:rPr>
          <w:szCs w:val="24"/>
        </w:rPr>
        <w:t>y został użyty</w:t>
      </w:r>
      <w:r w:rsidRPr="00B75994">
        <w:rPr>
          <w:szCs w:val="24"/>
        </w:rPr>
        <w:t>, ma problemy z rozpoznaniem sygnałów o wysokiej częstotliwości używanych w do nadawania sygnału wyzwalania lub odbiory sygnału. Jak widać na poniższych obrazkach:</w:t>
      </w:r>
    </w:p>
    <w:tbl>
      <w:tblPr>
        <w:tblStyle w:val="Tabela-Siatka"/>
        <w:tblW w:w="0" w:type="auto"/>
        <w:tblLook w:val="04A0" w:firstRow="1" w:lastRow="0" w:firstColumn="1" w:lastColumn="0" w:noHBand="0" w:noVBand="1"/>
      </w:tblPr>
      <w:tblGrid>
        <w:gridCol w:w="8778"/>
      </w:tblGrid>
      <w:tr w:rsidR="00036D8F" w:rsidRPr="00B75994" w14:paraId="503E521E" w14:textId="77777777" w:rsidTr="00036D8F">
        <w:tc>
          <w:tcPr>
            <w:tcW w:w="8778" w:type="dxa"/>
          </w:tcPr>
          <w:p w14:paraId="2CD3B11C" w14:textId="13C3BD41" w:rsidR="00036D8F" w:rsidRPr="00B75994" w:rsidRDefault="00036D8F" w:rsidP="00126423">
            <w:pPr>
              <w:overflowPunct/>
              <w:autoSpaceDE/>
              <w:autoSpaceDN/>
              <w:adjustRightInd/>
              <w:spacing w:line="360" w:lineRule="auto"/>
              <w:contextualSpacing/>
              <w:jc w:val="center"/>
              <w:textAlignment w:val="auto"/>
              <w:rPr>
                <w:szCs w:val="24"/>
              </w:rPr>
            </w:pPr>
            <w:r w:rsidRPr="00B75994">
              <w:rPr>
                <w:noProof/>
                <w:szCs w:val="24"/>
              </w:rPr>
              <w:drawing>
                <wp:inline distT="0" distB="0" distL="0" distR="0" wp14:anchorId="3101B3F7" wp14:editId="4DAB7A7D">
                  <wp:extent cx="2636520" cy="2018077"/>
                  <wp:effectExtent l="0" t="0" r="0" b="1270"/>
                  <wp:docPr id="6102594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59408" name=""/>
                          <pic:cNvPicPr/>
                        </pic:nvPicPr>
                        <pic:blipFill>
                          <a:blip r:embed="rId36"/>
                          <a:stretch>
                            <a:fillRect/>
                          </a:stretch>
                        </pic:blipFill>
                        <pic:spPr>
                          <a:xfrm>
                            <a:off x="0" y="0"/>
                            <a:ext cx="2643845" cy="2023684"/>
                          </a:xfrm>
                          <a:prstGeom prst="rect">
                            <a:avLst/>
                          </a:prstGeom>
                        </pic:spPr>
                      </pic:pic>
                    </a:graphicData>
                  </a:graphic>
                </wp:inline>
              </w:drawing>
            </w:r>
            <w:r w:rsidRPr="00B75994">
              <w:rPr>
                <w:noProof/>
                <w:szCs w:val="24"/>
              </w:rPr>
              <w:drawing>
                <wp:inline distT="0" distB="0" distL="0" distR="0" wp14:anchorId="6E09D5D7" wp14:editId="1F09C668">
                  <wp:extent cx="2697480" cy="2082865"/>
                  <wp:effectExtent l="0" t="0" r="7620" b="0"/>
                  <wp:docPr id="4614142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14282" name=""/>
                          <pic:cNvPicPr/>
                        </pic:nvPicPr>
                        <pic:blipFill>
                          <a:blip r:embed="rId37"/>
                          <a:stretch>
                            <a:fillRect/>
                          </a:stretch>
                        </pic:blipFill>
                        <pic:spPr>
                          <a:xfrm>
                            <a:off x="0" y="0"/>
                            <a:ext cx="2703733" cy="2087693"/>
                          </a:xfrm>
                          <a:prstGeom prst="rect">
                            <a:avLst/>
                          </a:prstGeom>
                        </pic:spPr>
                      </pic:pic>
                    </a:graphicData>
                  </a:graphic>
                </wp:inline>
              </w:drawing>
            </w:r>
          </w:p>
        </w:tc>
      </w:tr>
    </w:tbl>
    <w:p w14:paraId="0476AF13" w14:textId="3350472F" w:rsidR="00036D8F" w:rsidRDefault="006D760D" w:rsidP="00B75994">
      <w:pPr>
        <w:overflowPunct/>
        <w:autoSpaceDE/>
        <w:autoSpaceDN/>
        <w:adjustRightInd/>
        <w:spacing w:line="360" w:lineRule="auto"/>
        <w:contextualSpacing/>
        <w:jc w:val="both"/>
        <w:textAlignment w:val="auto"/>
        <w:rPr>
          <w:szCs w:val="24"/>
        </w:rPr>
      </w:pPr>
      <w:r w:rsidRPr="00B75994">
        <w:rPr>
          <w:szCs w:val="24"/>
        </w:rPr>
        <w:t xml:space="preserve">Po lewej sygnał echo, po prawej sygnał </w:t>
      </w:r>
      <w:proofErr w:type="spellStart"/>
      <w:r w:rsidRPr="00B75994">
        <w:rPr>
          <w:szCs w:val="24"/>
        </w:rPr>
        <w:t>Trig</w:t>
      </w:r>
      <w:proofErr w:type="spellEnd"/>
    </w:p>
    <w:p w14:paraId="6CE84A5A" w14:textId="77777777" w:rsidR="006D760D" w:rsidRPr="00B75994" w:rsidRDefault="006D760D" w:rsidP="00B75994">
      <w:pPr>
        <w:overflowPunct/>
        <w:autoSpaceDE/>
        <w:autoSpaceDN/>
        <w:adjustRightInd/>
        <w:spacing w:line="360" w:lineRule="auto"/>
        <w:contextualSpacing/>
        <w:jc w:val="both"/>
        <w:textAlignment w:val="auto"/>
        <w:rPr>
          <w:szCs w:val="24"/>
        </w:rPr>
      </w:pPr>
    </w:p>
    <w:p w14:paraId="6E9A726C" w14:textId="14F3F7F4" w:rsidR="00036D8F" w:rsidRPr="00B75994" w:rsidRDefault="00036D8F" w:rsidP="00B75994">
      <w:pPr>
        <w:overflowPunct/>
        <w:autoSpaceDE/>
        <w:autoSpaceDN/>
        <w:adjustRightInd/>
        <w:spacing w:line="360" w:lineRule="auto"/>
        <w:contextualSpacing/>
        <w:jc w:val="both"/>
        <w:textAlignment w:val="auto"/>
        <w:rPr>
          <w:szCs w:val="24"/>
        </w:rPr>
      </w:pPr>
      <w:r w:rsidRPr="00B75994">
        <w:rPr>
          <w:szCs w:val="24"/>
        </w:rPr>
        <w:t>Możemy również sprawdzić sygnał PWM wysyłany do serwomechanizmu:</w:t>
      </w:r>
    </w:p>
    <w:tbl>
      <w:tblPr>
        <w:tblStyle w:val="Tabela-Siatka"/>
        <w:tblW w:w="0" w:type="auto"/>
        <w:tblLook w:val="04A0" w:firstRow="1" w:lastRow="0" w:firstColumn="1" w:lastColumn="0" w:noHBand="0" w:noVBand="1"/>
      </w:tblPr>
      <w:tblGrid>
        <w:gridCol w:w="8778"/>
      </w:tblGrid>
      <w:tr w:rsidR="00036D8F" w:rsidRPr="00B75994" w14:paraId="5C9585BE" w14:textId="77777777" w:rsidTr="00036D8F">
        <w:tc>
          <w:tcPr>
            <w:tcW w:w="8778" w:type="dxa"/>
          </w:tcPr>
          <w:p w14:paraId="0913EDC6" w14:textId="50BD932B" w:rsidR="00036D8F" w:rsidRPr="00B75994" w:rsidRDefault="00036D8F" w:rsidP="00126423">
            <w:pPr>
              <w:overflowPunct/>
              <w:autoSpaceDE/>
              <w:autoSpaceDN/>
              <w:adjustRightInd/>
              <w:spacing w:line="360" w:lineRule="auto"/>
              <w:contextualSpacing/>
              <w:jc w:val="center"/>
              <w:textAlignment w:val="auto"/>
              <w:rPr>
                <w:szCs w:val="24"/>
              </w:rPr>
            </w:pPr>
            <w:r w:rsidRPr="00B75994">
              <w:rPr>
                <w:noProof/>
                <w:szCs w:val="24"/>
              </w:rPr>
              <w:lastRenderedPageBreak/>
              <w:drawing>
                <wp:inline distT="0" distB="0" distL="0" distR="0" wp14:anchorId="3CC147D2" wp14:editId="26E9ACAE">
                  <wp:extent cx="2458144" cy="1897380"/>
                  <wp:effectExtent l="0" t="0" r="0" b="7620"/>
                  <wp:docPr id="19785159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15949" name=""/>
                          <pic:cNvPicPr/>
                        </pic:nvPicPr>
                        <pic:blipFill>
                          <a:blip r:embed="rId38"/>
                          <a:stretch>
                            <a:fillRect/>
                          </a:stretch>
                        </pic:blipFill>
                        <pic:spPr>
                          <a:xfrm>
                            <a:off x="0" y="0"/>
                            <a:ext cx="2460908" cy="1899514"/>
                          </a:xfrm>
                          <a:prstGeom prst="rect">
                            <a:avLst/>
                          </a:prstGeom>
                        </pic:spPr>
                      </pic:pic>
                    </a:graphicData>
                  </a:graphic>
                </wp:inline>
              </w:drawing>
            </w:r>
            <w:r w:rsidRPr="00B75994">
              <w:rPr>
                <w:noProof/>
                <w:szCs w:val="24"/>
              </w:rPr>
              <w:drawing>
                <wp:inline distT="0" distB="0" distL="0" distR="0" wp14:anchorId="2D94DDEA" wp14:editId="041D4C62">
                  <wp:extent cx="2567940" cy="1984686"/>
                  <wp:effectExtent l="0" t="0" r="3810" b="0"/>
                  <wp:docPr id="6735092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09218" name=""/>
                          <pic:cNvPicPr/>
                        </pic:nvPicPr>
                        <pic:blipFill>
                          <a:blip r:embed="rId39"/>
                          <a:stretch>
                            <a:fillRect/>
                          </a:stretch>
                        </pic:blipFill>
                        <pic:spPr>
                          <a:xfrm>
                            <a:off x="0" y="0"/>
                            <a:ext cx="2572987" cy="1988587"/>
                          </a:xfrm>
                          <a:prstGeom prst="rect">
                            <a:avLst/>
                          </a:prstGeom>
                        </pic:spPr>
                      </pic:pic>
                    </a:graphicData>
                  </a:graphic>
                </wp:inline>
              </w:drawing>
            </w:r>
          </w:p>
        </w:tc>
      </w:tr>
    </w:tbl>
    <w:p w14:paraId="25645A2B" w14:textId="250A9439" w:rsidR="00036D8F" w:rsidRPr="00B75994" w:rsidRDefault="006D760D" w:rsidP="006D760D">
      <w:pPr>
        <w:pStyle w:val="Legenda"/>
        <w:rPr>
          <w:szCs w:val="24"/>
        </w:rPr>
      </w:pPr>
      <w:bookmarkStart w:id="63" w:name="_Toc187593799"/>
      <w:r>
        <w:t xml:space="preserve">Rys.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Rys. \* ARABIC \s 1 </w:instrText>
      </w:r>
      <w:r>
        <w:fldChar w:fldCharType="separate"/>
      </w:r>
      <w:r>
        <w:rPr>
          <w:noProof/>
        </w:rPr>
        <w:t>4</w:t>
      </w:r>
      <w:r>
        <w:rPr>
          <w:noProof/>
        </w:rPr>
        <w:fldChar w:fldCharType="end"/>
      </w:r>
      <w:r>
        <w:t xml:space="preserve"> </w:t>
      </w:r>
      <w:r w:rsidRPr="00B75994">
        <w:rPr>
          <w:szCs w:val="24"/>
        </w:rPr>
        <w:t>PWM, z lewej w minimalnej pozycji z prawej maksymalnej</w:t>
      </w:r>
      <w:bookmarkEnd w:id="63"/>
    </w:p>
    <w:p w14:paraId="1D1D4098" w14:textId="77777777" w:rsidR="00036D8F" w:rsidRPr="00B75994" w:rsidRDefault="00036D8F" w:rsidP="00B75994">
      <w:pPr>
        <w:overflowPunct/>
        <w:autoSpaceDE/>
        <w:autoSpaceDN/>
        <w:adjustRightInd/>
        <w:spacing w:line="360" w:lineRule="auto"/>
        <w:contextualSpacing/>
        <w:jc w:val="both"/>
        <w:textAlignment w:val="auto"/>
        <w:rPr>
          <w:szCs w:val="24"/>
        </w:rPr>
      </w:pPr>
    </w:p>
    <w:p w14:paraId="6EA058DE" w14:textId="23E7A34A" w:rsidR="00036D8F" w:rsidRPr="00B75994" w:rsidRDefault="00036D8F" w:rsidP="00B75994">
      <w:pPr>
        <w:overflowPunct/>
        <w:autoSpaceDE/>
        <w:autoSpaceDN/>
        <w:adjustRightInd/>
        <w:spacing w:line="360" w:lineRule="auto"/>
        <w:contextualSpacing/>
        <w:jc w:val="both"/>
        <w:textAlignment w:val="auto"/>
        <w:rPr>
          <w:szCs w:val="24"/>
        </w:rPr>
      </w:pPr>
      <w:r w:rsidRPr="00B75994">
        <w:rPr>
          <w:szCs w:val="24"/>
        </w:rPr>
        <w:tab/>
        <w:t>Jeśli wszystko działa poprawnie, przystępujemy do pomiaru, wykorzystam</w:t>
      </w:r>
      <w:r w:rsidR="004347A2">
        <w:rPr>
          <w:szCs w:val="24"/>
        </w:rPr>
        <w:t>y</w:t>
      </w:r>
      <w:r w:rsidRPr="00B75994">
        <w:rPr>
          <w:szCs w:val="24"/>
        </w:rPr>
        <w:t xml:space="preserve"> do tego </w:t>
      </w:r>
      <w:r w:rsidR="000E7D64">
        <w:rPr>
          <w:szCs w:val="24"/>
        </w:rPr>
        <w:t>taśmę mierniczą</w:t>
      </w:r>
      <w:r w:rsidRPr="00B75994">
        <w:rPr>
          <w:szCs w:val="24"/>
        </w:rPr>
        <w:t xml:space="preserve"> firmy </w:t>
      </w:r>
      <w:proofErr w:type="spellStart"/>
      <w:proofErr w:type="gramStart"/>
      <w:r w:rsidRPr="00B75994">
        <w:rPr>
          <w:szCs w:val="24"/>
        </w:rPr>
        <w:t>sparta</w:t>
      </w:r>
      <w:proofErr w:type="spellEnd"/>
      <w:r w:rsidRPr="00B75994">
        <w:rPr>
          <w:szCs w:val="24"/>
        </w:rPr>
        <w:t>,</w:t>
      </w:r>
      <w:proofErr w:type="gramEnd"/>
      <w:r w:rsidRPr="00B75994">
        <w:rPr>
          <w:szCs w:val="24"/>
        </w:rPr>
        <w:t xml:space="preserve"> oraz trzy rodzaje przeszkód, książkę, kubek oraz pogniecioną kartkę papieru. Przykład prowadzenia pomiaru pokazuje poniższy obrazek</w:t>
      </w:r>
    </w:p>
    <w:tbl>
      <w:tblPr>
        <w:tblStyle w:val="Tabela-Siatka"/>
        <w:tblW w:w="0" w:type="auto"/>
        <w:tblLook w:val="04A0" w:firstRow="1" w:lastRow="0" w:firstColumn="1" w:lastColumn="0" w:noHBand="0" w:noVBand="1"/>
      </w:tblPr>
      <w:tblGrid>
        <w:gridCol w:w="8778"/>
      </w:tblGrid>
      <w:tr w:rsidR="0058277B" w:rsidRPr="00B75994" w14:paraId="57DA74C1" w14:textId="77777777" w:rsidTr="0058277B">
        <w:tc>
          <w:tcPr>
            <w:tcW w:w="8778" w:type="dxa"/>
          </w:tcPr>
          <w:p w14:paraId="5C377D9A" w14:textId="5839639A" w:rsidR="0058277B" w:rsidRPr="00B75994" w:rsidRDefault="0058277B" w:rsidP="00126423">
            <w:pPr>
              <w:overflowPunct/>
              <w:autoSpaceDE/>
              <w:autoSpaceDN/>
              <w:adjustRightInd/>
              <w:spacing w:line="360" w:lineRule="auto"/>
              <w:contextualSpacing/>
              <w:jc w:val="center"/>
              <w:textAlignment w:val="auto"/>
              <w:rPr>
                <w:szCs w:val="24"/>
              </w:rPr>
            </w:pPr>
            <w:r w:rsidRPr="00B75994">
              <w:rPr>
                <w:noProof/>
                <w:szCs w:val="24"/>
              </w:rPr>
              <w:drawing>
                <wp:inline distT="0" distB="0" distL="0" distR="0" wp14:anchorId="2CAF005C" wp14:editId="31D57DB3">
                  <wp:extent cx="2748545" cy="3520440"/>
                  <wp:effectExtent l="0" t="0" r="0" b="3810"/>
                  <wp:docPr id="15450227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22742" name=""/>
                          <pic:cNvPicPr/>
                        </pic:nvPicPr>
                        <pic:blipFill>
                          <a:blip r:embed="rId40"/>
                          <a:stretch>
                            <a:fillRect/>
                          </a:stretch>
                        </pic:blipFill>
                        <pic:spPr>
                          <a:xfrm>
                            <a:off x="0" y="0"/>
                            <a:ext cx="2763567" cy="3539681"/>
                          </a:xfrm>
                          <a:prstGeom prst="rect">
                            <a:avLst/>
                          </a:prstGeom>
                        </pic:spPr>
                      </pic:pic>
                    </a:graphicData>
                  </a:graphic>
                </wp:inline>
              </w:drawing>
            </w:r>
          </w:p>
        </w:tc>
      </w:tr>
      <w:tr w:rsidR="0058277B" w:rsidRPr="00B75994" w14:paraId="7D5189F4" w14:textId="77777777" w:rsidTr="0058277B">
        <w:tc>
          <w:tcPr>
            <w:tcW w:w="8778" w:type="dxa"/>
          </w:tcPr>
          <w:p w14:paraId="72BDFAF5" w14:textId="127E95A9" w:rsidR="0058277B" w:rsidRPr="00B75994" w:rsidRDefault="007D1180" w:rsidP="00B75994">
            <w:pPr>
              <w:overflowPunct/>
              <w:autoSpaceDE/>
              <w:autoSpaceDN/>
              <w:adjustRightInd/>
              <w:spacing w:line="360" w:lineRule="auto"/>
              <w:contextualSpacing/>
              <w:jc w:val="both"/>
              <w:textAlignment w:val="auto"/>
              <w:rPr>
                <w:szCs w:val="24"/>
              </w:rPr>
            </w:pPr>
            <w:r w:rsidRPr="00B75994">
              <w:rPr>
                <w:szCs w:val="24"/>
              </w:rPr>
              <w:t>Rys 5.6. Pomiar odległości</w:t>
            </w:r>
          </w:p>
        </w:tc>
      </w:tr>
    </w:tbl>
    <w:p w14:paraId="567D8B9C" w14:textId="6CDEE074" w:rsidR="0058277B" w:rsidRPr="00B75994" w:rsidRDefault="006D760D" w:rsidP="006D760D">
      <w:pPr>
        <w:pStyle w:val="Legenda"/>
        <w:rPr>
          <w:szCs w:val="24"/>
        </w:rPr>
      </w:pPr>
      <w:bookmarkStart w:id="64" w:name="_Toc187593800"/>
      <w:r>
        <w:t xml:space="preserve">Rys.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Rys. \* ARABIC \s 1 </w:instrText>
      </w:r>
      <w:r>
        <w:fldChar w:fldCharType="separate"/>
      </w:r>
      <w:r>
        <w:rPr>
          <w:noProof/>
        </w:rPr>
        <w:t>5</w:t>
      </w:r>
      <w:r>
        <w:rPr>
          <w:noProof/>
        </w:rPr>
        <w:fldChar w:fldCharType="end"/>
      </w:r>
      <w:r>
        <w:t xml:space="preserve"> </w:t>
      </w:r>
      <w:r w:rsidRPr="00B75994">
        <w:rPr>
          <w:szCs w:val="24"/>
        </w:rPr>
        <w:t>Pomiar odległości</w:t>
      </w:r>
      <w:bookmarkEnd w:id="64"/>
    </w:p>
    <w:p w14:paraId="6581A264" w14:textId="77777777" w:rsidR="006D760D" w:rsidRDefault="006D760D" w:rsidP="00B75994">
      <w:pPr>
        <w:overflowPunct/>
        <w:autoSpaceDE/>
        <w:autoSpaceDN/>
        <w:adjustRightInd/>
        <w:spacing w:line="360" w:lineRule="auto"/>
        <w:contextualSpacing/>
        <w:jc w:val="both"/>
        <w:textAlignment w:val="auto"/>
        <w:rPr>
          <w:szCs w:val="24"/>
        </w:rPr>
      </w:pPr>
    </w:p>
    <w:p w14:paraId="34FF1C98" w14:textId="01F1D69F" w:rsidR="00B379B1" w:rsidRPr="00B75994" w:rsidRDefault="00BD4AEC" w:rsidP="00B75994">
      <w:pPr>
        <w:overflowPunct/>
        <w:autoSpaceDE/>
        <w:autoSpaceDN/>
        <w:adjustRightInd/>
        <w:spacing w:line="360" w:lineRule="auto"/>
        <w:contextualSpacing/>
        <w:jc w:val="both"/>
        <w:textAlignment w:val="auto"/>
        <w:rPr>
          <w:szCs w:val="24"/>
        </w:rPr>
      </w:pPr>
      <w:r w:rsidRPr="00B75994">
        <w:rPr>
          <w:szCs w:val="24"/>
        </w:rPr>
        <w:t>Tabela z wynikami</w:t>
      </w:r>
      <w:r w:rsidR="000E7D64">
        <w:rPr>
          <w:szCs w:val="24"/>
        </w:rPr>
        <w:t xml:space="preserve"> (w cm)</w:t>
      </w:r>
    </w:p>
    <w:p w14:paraId="6BD18F9B" w14:textId="77777777" w:rsidR="00B379B1" w:rsidRPr="00B75994" w:rsidRDefault="00B379B1" w:rsidP="00B75994">
      <w:pPr>
        <w:overflowPunct/>
        <w:autoSpaceDE/>
        <w:autoSpaceDN/>
        <w:adjustRightInd/>
        <w:spacing w:line="360" w:lineRule="auto"/>
        <w:contextualSpacing/>
        <w:jc w:val="both"/>
        <w:textAlignment w:val="auto"/>
        <w:rPr>
          <w:szCs w:val="24"/>
        </w:rPr>
      </w:pPr>
    </w:p>
    <w:tbl>
      <w:tblPr>
        <w:tblW w:w="5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420"/>
        <w:gridCol w:w="1500"/>
        <w:gridCol w:w="1640"/>
      </w:tblGrid>
      <w:tr w:rsidR="00A11D90" w:rsidRPr="00A11D90" w14:paraId="573D7760" w14:textId="77777777" w:rsidTr="00126423">
        <w:trPr>
          <w:trHeight w:val="288"/>
          <w:jc w:val="center"/>
        </w:trPr>
        <w:tc>
          <w:tcPr>
            <w:tcW w:w="1200" w:type="dxa"/>
            <w:shd w:val="clear" w:color="auto" w:fill="auto"/>
            <w:noWrap/>
            <w:vAlign w:val="bottom"/>
            <w:hideMark/>
          </w:tcPr>
          <w:p w14:paraId="1F839FC9" w14:textId="77777777" w:rsidR="00A11D90" w:rsidRPr="00A11D90" w:rsidRDefault="00A11D90" w:rsidP="00B75994">
            <w:pPr>
              <w:overflowPunct/>
              <w:autoSpaceDE/>
              <w:autoSpaceDN/>
              <w:adjustRightInd/>
              <w:spacing w:line="360" w:lineRule="auto"/>
              <w:jc w:val="both"/>
              <w:textAlignment w:val="auto"/>
              <w:rPr>
                <w:szCs w:val="24"/>
              </w:rPr>
            </w:pPr>
          </w:p>
        </w:tc>
        <w:tc>
          <w:tcPr>
            <w:tcW w:w="1420" w:type="dxa"/>
            <w:shd w:val="clear" w:color="auto" w:fill="auto"/>
            <w:noWrap/>
            <w:vAlign w:val="bottom"/>
            <w:hideMark/>
          </w:tcPr>
          <w:p w14:paraId="179592A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książka</w:t>
            </w:r>
          </w:p>
        </w:tc>
        <w:tc>
          <w:tcPr>
            <w:tcW w:w="1500" w:type="dxa"/>
            <w:shd w:val="clear" w:color="auto" w:fill="auto"/>
            <w:noWrap/>
            <w:vAlign w:val="bottom"/>
            <w:hideMark/>
          </w:tcPr>
          <w:p w14:paraId="6027BFB9"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kubek</w:t>
            </w:r>
          </w:p>
        </w:tc>
        <w:tc>
          <w:tcPr>
            <w:tcW w:w="1640" w:type="dxa"/>
            <w:shd w:val="clear" w:color="auto" w:fill="auto"/>
            <w:noWrap/>
            <w:vAlign w:val="bottom"/>
            <w:hideMark/>
          </w:tcPr>
          <w:p w14:paraId="6FF2F8B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zgnieciona kartka</w:t>
            </w:r>
          </w:p>
        </w:tc>
      </w:tr>
      <w:tr w:rsidR="00A11D90" w:rsidRPr="00A11D90" w14:paraId="1F6C57A6" w14:textId="77777777" w:rsidTr="00126423">
        <w:trPr>
          <w:trHeight w:val="288"/>
          <w:jc w:val="center"/>
        </w:trPr>
        <w:tc>
          <w:tcPr>
            <w:tcW w:w="1200" w:type="dxa"/>
            <w:shd w:val="clear" w:color="156082" w:fill="156082"/>
            <w:noWrap/>
            <w:vAlign w:val="bottom"/>
            <w:hideMark/>
          </w:tcPr>
          <w:p w14:paraId="6C197C82" w14:textId="77777777" w:rsidR="00A11D90" w:rsidRPr="00A11D90" w:rsidRDefault="00A11D90" w:rsidP="00B75994">
            <w:pPr>
              <w:overflowPunct/>
              <w:autoSpaceDE/>
              <w:autoSpaceDN/>
              <w:adjustRightInd/>
              <w:spacing w:line="360" w:lineRule="auto"/>
              <w:jc w:val="both"/>
              <w:textAlignment w:val="auto"/>
              <w:rPr>
                <w:b/>
                <w:bCs/>
                <w:color w:val="FFFFFF"/>
                <w:szCs w:val="24"/>
              </w:rPr>
            </w:pPr>
            <w:r w:rsidRPr="00A11D90">
              <w:rPr>
                <w:b/>
                <w:bCs/>
                <w:color w:val="FFFFFF"/>
                <w:szCs w:val="24"/>
              </w:rPr>
              <w:lastRenderedPageBreak/>
              <w:t>zadane</w:t>
            </w:r>
          </w:p>
        </w:tc>
        <w:tc>
          <w:tcPr>
            <w:tcW w:w="1420" w:type="dxa"/>
            <w:shd w:val="clear" w:color="156082" w:fill="156082"/>
            <w:noWrap/>
            <w:vAlign w:val="bottom"/>
            <w:hideMark/>
          </w:tcPr>
          <w:p w14:paraId="28CA70E1" w14:textId="77777777" w:rsidR="00A11D90" w:rsidRPr="00A11D90" w:rsidRDefault="00A11D90" w:rsidP="00B75994">
            <w:pPr>
              <w:overflowPunct/>
              <w:autoSpaceDE/>
              <w:autoSpaceDN/>
              <w:adjustRightInd/>
              <w:spacing w:line="360" w:lineRule="auto"/>
              <w:jc w:val="both"/>
              <w:textAlignment w:val="auto"/>
              <w:rPr>
                <w:b/>
                <w:bCs/>
                <w:color w:val="FFFFFF"/>
                <w:szCs w:val="24"/>
              </w:rPr>
            </w:pPr>
            <w:r w:rsidRPr="00A11D90">
              <w:rPr>
                <w:b/>
                <w:bCs/>
                <w:color w:val="FFFFFF"/>
                <w:szCs w:val="24"/>
              </w:rPr>
              <w:t>pomiar</w:t>
            </w:r>
          </w:p>
        </w:tc>
        <w:tc>
          <w:tcPr>
            <w:tcW w:w="1500" w:type="dxa"/>
            <w:shd w:val="clear" w:color="156082" w:fill="156082"/>
            <w:noWrap/>
            <w:vAlign w:val="bottom"/>
            <w:hideMark/>
          </w:tcPr>
          <w:p w14:paraId="79591FB5" w14:textId="77777777" w:rsidR="00A11D90" w:rsidRPr="00A11D90" w:rsidRDefault="00A11D90" w:rsidP="00B75994">
            <w:pPr>
              <w:overflowPunct/>
              <w:autoSpaceDE/>
              <w:autoSpaceDN/>
              <w:adjustRightInd/>
              <w:spacing w:line="360" w:lineRule="auto"/>
              <w:jc w:val="both"/>
              <w:textAlignment w:val="auto"/>
              <w:rPr>
                <w:b/>
                <w:bCs/>
                <w:color w:val="FFFFFF"/>
                <w:szCs w:val="24"/>
              </w:rPr>
            </w:pPr>
            <w:r w:rsidRPr="00A11D90">
              <w:rPr>
                <w:b/>
                <w:bCs/>
                <w:color w:val="FFFFFF"/>
                <w:szCs w:val="24"/>
              </w:rPr>
              <w:t>pomiar2</w:t>
            </w:r>
          </w:p>
        </w:tc>
        <w:tc>
          <w:tcPr>
            <w:tcW w:w="1640" w:type="dxa"/>
            <w:shd w:val="clear" w:color="156082" w:fill="156082"/>
            <w:noWrap/>
            <w:vAlign w:val="bottom"/>
            <w:hideMark/>
          </w:tcPr>
          <w:p w14:paraId="6B2256E4" w14:textId="77777777" w:rsidR="00A11D90" w:rsidRPr="00A11D90" w:rsidRDefault="00A11D90" w:rsidP="00B75994">
            <w:pPr>
              <w:overflowPunct/>
              <w:autoSpaceDE/>
              <w:autoSpaceDN/>
              <w:adjustRightInd/>
              <w:spacing w:line="360" w:lineRule="auto"/>
              <w:jc w:val="both"/>
              <w:textAlignment w:val="auto"/>
              <w:rPr>
                <w:b/>
                <w:bCs/>
                <w:color w:val="FFFFFF"/>
                <w:szCs w:val="24"/>
              </w:rPr>
            </w:pPr>
            <w:r w:rsidRPr="00A11D90">
              <w:rPr>
                <w:b/>
                <w:bCs/>
                <w:color w:val="FFFFFF"/>
                <w:szCs w:val="24"/>
              </w:rPr>
              <w:t>pomiar3</w:t>
            </w:r>
          </w:p>
        </w:tc>
      </w:tr>
      <w:tr w:rsidR="00A11D90" w:rsidRPr="00A11D90" w14:paraId="673F467C" w14:textId="77777777" w:rsidTr="00126423">
        <w:trPr>
          <w:trHeight w:val="288"/>
          <w:jc w:val="center"/>
        </w:trPr>
        <w:tc>
          <w:tcPr>
            <w:tcW w:w="1200" w:type="dxa"/>
            <w:shd w:val="clear" w:color="C0E6F5" w:fill="C0E6F5"/>
            <w:noWrap/>
            <w:vAlign w:val="bottom"/>
            <w:hideMark/>
          </w:tcPr>
          <w:p w14:paraId="1A6B47A9"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5</w:t>
            </w:r>
          </w:p>
        </w:tc>
        <w:tc>
          <w:tcPr>
            <w:tcW w:w="1420" w:type="dxa"/>
            <w:shd w:val="clear" w:color="C0E6F5" w:fill="C0E6F5"/>
            <w:noWrap/>
            <w:vAlign w:val="bottom"/>
            <w:hideMark/>
          </w:tcPr>
          <w:p w14:paraId="20A8D565"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4</w:t>
            </w:r>
          </w:p>
        </w:tc>
        <w:tc>
          <w:tcPr>
            <w:tcW w:w="1500" w:type="dxa"/>
            <w:shd w:val="clear" w:color="C0E6F5" w:fill="C0E6F5"/>
            <w:noWrap/>
            <w:vAlign w:val="bottom"/>
            <w:hideMark/>
          </w:tcPr>
          <w:p w14:paraId="080F439C"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w:t>
            </w:r>
          </w:p>
        </w:tc>
        <w:tc>
          <w:tcPr>
            <w:tcW w:w="1640" w:type="dxa"/>
            <w:shd w:val="clear" w:color="C0E6F5" w:fill="C0E6F5"/>
            <w:noWrap/>
            <w:vAlign w:val="bottom"/>
            <w:hideMark/>
          </w:tcPr>
          <w:p w14:paraId="4CA168D3"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w:t>
            </w:r>
          </w:p>
        </w:tc>
      </w:tr>
      <w:tr w:rsidR="00A11D90" w:rsidRPr="00A11D90" w14:paraId="5B99565A" w14:textId="77777777" w:rsidTr="00126423">
        <w:trPr>
          <w:trHeight w:val="288"/>
          <w:jc w:val="center"/>
        </w:trPr>
        <w:tc>
          <w:tcPr>
            <w:tcW w:w="1200" w:type="dxa"/>
            <w:shd w:val="clear" w:color="auto" w:fill="auto"/>
            <w:noWrap/>
            <w:vAlign w:val="bottom"/>
            <w:hideMark/>
          </w:tcPr>
          <w:p w14:paraId="017FE91A"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10</w:t>
            </w:r>
          </w:p>
        </w:tc>
        <w:tc>
          <w:tcPr>
            <w:tcW w:w="1420" w:type="dxa"/>
            <w:shd w:val="clear" w:color="auto" w:fill="auto"/>
            <w:noWrap/>
            <w:vAlign w:val="bottom"/>
            <w:hideMark/>
          </w:tcPr>
          <w:p w14:paraId="231E4D0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10</w:t>
            </w:r>
          </w:p>
        </w:tc>
        <w:tc>
          <w:tcPr>
            <w:tcW w:w="1500" w:type="dxa"/>
            <w:shd w:val="clear" w:color="auto" w:fill="auto"/>
            <w:noWrap/>
            <w:vAlign w:val="bottom"/>
            <w:hideMark/>
          </w:tcPr>
          <w:p w14:paraId="5C7EFE48"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w:t>
            </w:r>
          </w:p>
        </w:tc>
        <w:tc>
          <w:tcPr>
            <w:tcW w:w="1640" w:type="dxa"/>
            <w:shd w:val="clear" w:color="auto" w:fill="auto"/>
            <w:noWrap/>
            <w:vAlign w:val="bottom"/>
            <w:hideMark/>
          </w:tcPr>
          <w:p w14:paraId="0EEE009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16</w:t>
            </w:r>
          </w:p>
        </w:tc>
      </w:tr>
      <w:tr w:rsidR="00A11D90" w:rsidRPr="00A11D90" w14:paraId="4DCC822B" w14:textId="77777777" w:rsidTr="00126423">
        <w:trPr>
          <w:trHeight w:val="288"/>
          <w:jc w:val="center"/>
        </w:trPr>
        <w:tc>
          <w:tcPr>
            <w:tcW w:w="1200" w:type="dxa"/>
            <w:shd w:val="clear" w:color="C0E6F5" w:fill="C0E6F5"/>
            <w:noWrap/>
            <w:vAlign w:val="bottom"/>
            <w:hideMark/>
          </w:tcPr>
          <w:p w14:paraId="2492AF10"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15</w:t>
            </w:r>
          </w:p>
        </w:tc>
        <w:tc>
          <w:tcPr>
            <w:tcW w:w="1420" w:type="dxa"/>
            <w:shd w:val="clear" w:color="C0E6F5" w:fill="C0E6F5"/>
            <w:noWrap/>
            <w:vAlign w:val="bottom"/>
            <w:hideMark/>
          </w:tcPr>
          <w:p w14:paraId="2A52AFA9"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15</w:t>
            </w:r>
          </w:p>
        </w:tc>
        <w:tc>
          <w:tcPr>
            <w:tcW w:w="1500" w:type="dxa"/>
            <w:shd w:val="clear" w:color="C0E6F5" w:fill="C0E6F5"/>
            <w:noWrap/>
            <w:vAlign w:val="bottom"/>
            <w:hideMark/>
          </w:tcPr>
          <w:p w14:paraId="4129BEBC"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14</w:t>
            </w:r>
          </w:p>
        </w:tc>
        <w:tc>
          <w:tcPr>
            <w:tcW w:w="1640" w:type="dxa"/>
            <w:shd w:val="clear" w:color="C0E6F5" w:fill="C0E6F5"/>
            <w:noWrap/>
            <w:vAlign w:val="bottom"/>
            <w:hideMark/>
          </w:tcPr>
          <w:p w14:paraId="7987120D"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20</w:t>
            </w:r>
          </w:p>
        </w:tc>
      </w:tr>
      <w:tr w:rsidR="00A11D90" w:rsidRPr="00A11D90" w14:paraId="7816CB3B" w14:textId="77777777" w:rsidTr="00126423">
        <w:trPr>
          <w:trHeight w:val="288"/>
          <w:jc w:val="center"/>
        </w:trPr>
        <w:tc>
          <w:tcPr>
            <w:tcW w:w="1200" w:type="dxa"/>
            <w:shd w:val="clear" w:color="auto" w:fill="auto"/>
            <w:noWrap/>
            <w:vAlign w:val="bottom"/>
            <w:hideMark/>
          </w:tcPr>
          <w:p w14:paraId="39AA98CB"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20</w:t>
            </w:r>
          </w:p>
        </w:tc>
        <w:tc>
          <w:tcPr>
            <w:tcW w:w="1420" w:type="dxa"/>
            <w:shd w:val="clear" w:color="auto" w:fill="auto"/>
            <w:noWrap/>
            <w:vAlign w:val="bottom"/>
            <w:hideMark/>
          </w:tcPr>
          <w:p w14:paraId="60B4702C"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19</w:t>
            </w:r>
          </w:p>
        </w:tc>
        <w:tc>
          <w:tcPr>
            <w:tcW w:w="1500" w:type="dxa"/>
            <w:shd w:val="clear" w:color="auto" w:fill="auto"/>
            <w:noWrap/>
            <w:vAlign w:val="bottom"/>
            <w:hideMark/>
          </w:tcPr>
          <w:p w14:paraId="05402C51"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19</w:t>
            </w:r>
          </w:p>
        </w:tc>
        <w:tc>
          <w:tcPr>
            <w:tcW w:w="1640" w:type="dxa"/>
            <w:shd w:val="clear" w:color="auto" w:fill="auto"/>
            <w:noWrap/>
            <w:vAlign w:val="bottom"/>
            <w:hideMark/>
          </w:tcPr>
          <w:p w14:paraId="09F0DB39"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35</w:t>
            </w:r>
          </w:p>
        </w:tc>
      </w:tr>
      <w:tr w:rsidR="00A11D90" w:rsidRPr="00A11D90" w14:paraId="53B5A206" w14:textId="77777777" w:rsidTr="00126423">
        <w:trPr>
          <w:trHeight w:val="288"/>
          <w:jc w:val="center"/>
        </w:trPr>
        <w:tc>
          <w:tcPr>
            <w:tcW w:w="1200" w:type="dxa"/>
            <w:shd w:val="clear" w:color="C0E6F5" w:fill="C0E6F5"/>
            <w:noWrap/>
            <w:vAlign w:val="bottom"/>
            <w:hideMark/>
          </w:tcPr>
          <w:p w14:paraId="1D7F991C"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25</w:t>
            </w:r>
          </w:p>
        </w:tc>
        <w:tc>
          <w:tcPr>
            <w:tcW w:w="1420" w:type="dxa"/>
            <w:shd w:val="clear" w:color="C0E6F5" w:fill="C0E6F5"/>
            <w:noWrap/>
            <w:vAlign w:val="bottom"/>
            <w:hideMark/>
          </w:tcPr>
          <w:p w14:paraId="4321989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25</w:t>
            </w:r>
          </w:p>
        </w:tc>
        <w:tc>
          <w:tcPr>
            <w:tcW w:w="1500" w:type="dxa"/>
            <w:shd w:val="clear" w:color="C0E6F5" w:fill="C0E6F5"/>
            <w:noWrap/>
            <w:vAlign w:val="bottom"/>
            <w:hideMark/>
          </w:tcPr>
          <w:p w14:paraId="7AE8D03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25</w:t>
            </w:r>
          </w:p>
        </w:tc>
        <w:tc>
          <w:tcPr>
            <w:tcW w:w="1640" w:type="dxa"/>
            <w:shd w:val="clear" w:color="C0E6F5" w:fill="C0E6F5"/>
            <w:noWrap/>
            <w:vAlign w:val="bottom"/>
            <w:hideMark/>
          </w:tcPr>
          <w:p w14:paraId="5089DB79"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40</w:t>
            </w:r>
          </w:p>
        </w:tc>
      </w:tr>
      <w:tr w:rsidR="00A11D90" w:rsidRPr="00A11D90" w14:paraId="6B1EB2C0" w14:textId="77777777" w:rsidTr="00126423">
        <w:trPr>
          <w:trHeight w:val="288"/>
          <w:jc w:val="center"/>
        </w:trPr>
        <w:tc>
          <w:tcPr>
            <w:tcW w:w="1200" w:type="dxa"/>
            <w:shd w:val="clear" w:color="auto" w:fill="auto"/>
            <w:noWrap/>
            <w:vAlign w:val="bottom"/>
            <w:hideMark/>
          </w:tcPr>
          <w:p w14:paraId="7A159DB0"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30</w:t>
            </w:r>
          </w:p>
        </w:tc>
        <w:tc>
          <w:tcPr>
            <w:tcW w:w="1420" w:type="dxa"/>
            <w:shd w:val="clear" w:color="auto" w:fill="auto"/>
            <w:noWrap/>
            <w:vAlign w:val="bottom"/>
            <w:hideMark/>
          </w:tcPr>
          <w:p w14:paraId="2A4F5D2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30</w:t>
            </w:r>
          </w:p>
        </w:tc>
        <w:tc>
          <w:tcPr>
            <w:tcW w:w="1500" w:type="dxa"/>
            <w:shd w:val="clear" w:color="auto" w:fill="auto"/>
            <w:noWrap/>
            <w:vAlign w:val="bottom"/>
            <w:hideMark/>
          </w:tcPr>
          <w:p w14:paraId="41B57084"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29</w:t>
            </w:r>
          </w:p>
        </w:tc>
        <w:tc>
          <w:tcPr>
            <w:tcW w:w="1640" w:type="dxa"/>
            <w:shd w:val="clear" w:color="auto" w:fill="auto"/>
            <w:noWrap/>
            <w:vAlign w:val="bottom"/>
            <w:hideMark/>
          </w:tcPr>
          <w:p w14:paraId="68AA5F80"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34</w:t>
            </w:r>
          </w:p>
        </w:tc>
      </w:tr>
      <w:tr w:rsidR="00A11D90" w:rsidRPr="00A11D90" w14:paraId="0536516A" w14:textId="77777777" w:rsidTr="00126423">
        <w:trPr>
          <w:trHeight w:val="288"/>
          <w:jc w:val="center"/>
        </w:trPr>
        <w:tc>
          <w:tcPr>
            <w:tcW w:w="1200" w:type="dxa"/>
            <w:shd w:val="clear" w:color="C0E6F5" w:fill="C0E6F5"/>
            <w:noWrap/>
            <w:vAlign w:val="bottom"/>
            <w:hideMark/>
          </w:tcPr>
          <w:p w14:paraId="13BC5641"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35</w:t>
            </w:r>
          </w:p>
        </w:tc>
        <w:tc>
          <w:tcPr>
            <w:tcW w:w="1420" w:type="dxa"/>
            <w:shd w:val="clear" w:color="C0E6F5" w:fill="C0E6F5"/>
            <w:noWrap/>
            <w:vAlign w:val="bottom"/>
            <w:hideMark/>
          </w:tcPr>
          <w:p w14:paraId="3B45C1AC"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35</w:t>
            </w:r>
          </w:p>
        </w:tc>
        <w:tc>
          <w:tcPr>
            <w:tcW w:w="1500" w:type="dxa"/>
            <w:shd w:val="clear" w:color="C0E6F5" w:fill="C0E6F5"/>
            <w:noWrap/>
            <w:vAlign w:val="bottom"/>
            <w:hideMark/>
          </w:tcPr>
          <w:p w14:paraId="7E23B6F3"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34</w:t>
            </w:r>
          </w:p>
        </w:tc>
        <w:tc>
          <w:tcPr>
            <w:tcW w:w="1640" w:type="dxa"/>
            <w:shd w:val="clear" w:color="C0E6F5" w:fill="C0E6F5"/>
            <w:noWrap/>
            <w:vAlign w:val="bottom"/>
            <w:hideMark/>
          </w:tcPr>
          <w:p w14:paraId="3B2E95D1"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50</w:t>
            </w:r>
          </w:p>
        </w:tc>
      </w:tr>
      <w:tr w:rsidR="00A11D90" w:rsidRPr="00A11D90" w14:paraId="0AFD2AA9" w14:textId="77777777" w:rsidTr="00126423">
        <w:trPr>
          <w:trHeight w:val="288"/>
          <w:jc w:val="center"/>
        </w:trPr>
        <w:tc>
          <w:tcPr>
            <w:tcW w:w="1200" w:type="dxa"/>
            <w:shd w:val="clear" w:color="auto" w:fill="auto"/>
            <w:noWrap/>
            <w:vAlign w:val="bottom"/>
            <w:hideMark/>
          </w:tcPr>
          <w:p w14:paraId="0FDE04DC"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40</w:t>
            </w:r>
          </w:p>
        </w:tc>
        <w:tc>
          <w:tcPr>
            <w:tcW w:w="1420" w:type="dxa"/>
            <w:shd w:val="clear" w:color="auto" w:fill="auto"/>
            <w:noWrap/>
            <w:vAlign w:val="bottom"/>
            <w:hideMark/>
          </w:tcPr>
          <w:p w14:paraId="536D2BFC"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40</w:t>
            </w:r>
          </w:p>
        </w:tc>
        <w:tc>
          <w:tcPr>
            <w:tcW w:w="1500" w:type="dxa"/>
            <w:shd w:val="clear" w:color="auto" w:fill="auto"/>
            <w:noWrap/>
            <w:vAlign w:val="bottom"/>
            <w:hideMark/>
          </w:tcPr>
          <w:p w14:paraId="1E3D4801"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39</w:t>
            </w:r>
          </w:p>
        </w:tc>
        <w:tc>
          <w:tcPr>
            <w:tcW w:w="1640" w:type="dxa"/>
            <w:shd w:val="clear" w:color="auto" w:fill="auto"/>
            <w:noWrap/>
            <w:vAlign w:val="bottom"/>
            <w:hideMark/>
          </w:tcPr>
          <w:p w14:paraId="2FFFFF98"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60</w:t>
            </w:r>
          </w:p>
        </w:tc>
      </w:tr>
      <w:tr w:rsidR="00A11D90" w:rsidRPr="00A11D90" w14:paraId="3999417B" w14:textId="77777777" w:rsidTr="00126423">
        <w:trPr>
          <w:trHeight w:val="288"/>
          <w:jc w:val="center"/>
        </w:trPr>
        <w:tc>
          <w:tcPr>
            <w:tcW w:w="1200" w:type="dxa"/>
            <w:shd w:val="clear" w:color="C0E6F5" w:fill="C0E6F5"/>
            <w:noWrap/>
            <w:vAlign w:val="bottom"/>
            <w:hideMark/>
          </w:tcPr>
          <w:p w14:paraId="2D5A50F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45</w:t>
            </w:r>
          </w:p>
        </w:tc>
        <w:tc>
          <w:tcPr>
            <w:tcW w:w="1420" w:type="dxa"/>
            <w:shd w:val="clear" w:color="C0E6F5" w:fill="C0E6F5"/>
            <w:noWrap/>
            <w:vAlign w:val="bottom"/>
            <w:hideMark/>
          </w:tcPr>
          <w:p w14:paraId="7CE0D6B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45</w:t>
            </w:r>
          </w:p>
        </w:tc>
        <w:tc>
          <w:tcPr>
            <w:tcW w:w="1500" w:type="dxa"/>
            <w:shd w:val="clear" w:color="C0E6F5" w:fill="C0E6F5"/>
            <w:noWrap/>
            <w:vAlign w:val="bottom"/>
            <w:hideMark/>
          </w:tcPr>
          <w:p w14:paraId="589A132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44</w:t>
            </w:r>
          </w:p>
        </w:tc>
        <w:tc>
          <w:tcPr>
            <w:tcW w:w="1640" w:type="dxa"/>
            <w:shd w:val="clear" w:color="C0E6F5" w:fill="C0E6F5"/>
            <w:noWrap/>
            <w:vAlign w:val="bottom"/>
            <w:hideMark/>
          </w:tcPr>
          <w:p w14:paraId="29DDB5E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37</w:t>
            </w:r>
          </w:p>
        </w:tc>
      </w:tr>
      <w:tr w:rsidR="00A11D90" w:rsidRPr="00A11D90" w14:paraId="7A1F34EE" w14:textId="77777777" w:rsidTr="00126423">
        <w:trPr>
          <w:trHeight w:val="288"/>
          <w:jc w:val="center"/>
        </w:trPr>
        <w:tc>
          <w:tcPr>
            <w:tcW w:w="1200" w:type="dxa"/>
            <w:shd w:val="clear" w:color="auto" w:fill="auto"/>
            <w:noWrap/>
            <w:vAlign w:val="bottom"/>
            <w:hideMark/>
          </w:tcPr>
          <w:p w14:paraId="4771D33D"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50</w:t>
            </w:r>
          </w:p>
        </w:tc>
        <w:tc>
          <w:tcPr>
            <w:tcW w:w="1420" w:type="dxa"/>
            <w:shd w:val="clear" w:color="auto" w:fill="auto"/>
            <w:noWrap/>
            <w:vAlign w:val="bottom"/>
            <w:hideMark/>
          </w:tcPr>
          <w:p w14:paraId="74C1B6E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49</w:t>
            </w:r>
          </w:p>
        </w:tc>
        <w:tc>
          <w:tcPr>
            <w:tcW w:w="1500" w:type="dxa"/>
            <w:shd w:val="clear" w:color="auto" w:fill="auto"/>
            <w:noWrap/>
            <w:vAlign w:val="bottom"/>
            <w:hideMark/>
          </w:tcPr>
          <w:p w14:paraId="4692C3C3"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59</w:t>
            </w:r>
          </w:p>
        </w:tc>
        <w:tc>
          <w:tcPr>
            <w:tcW w:w="1640" w:type="dxa"/>
            <w:shd w:val="clear" w:color="auto" w:fill="auto"/>
            <w:noWrap/>
            <w:vAlign w:val="bottom"/>
            <w:hideMark/>
          </w:tcPr>
          <w:p w14:paraId="076CF5D2"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80</w:t>
            </w:r>
          </w:p>
        </w:tc>
      </w:tr>
      <w:tr w:rsidR="00A11D90" w:rsidRPr="00A11D90" w14:paraId="59272376" w14:textId="77777777" w:rsidTr="00126423">
        <w:trPr>
          <w:trHeight w:val="288"/>
          <w:jc w:val="center"/>
        </w:trPr>
        <w:tc>
          <w:tcPr>
            <w:tcW w:w="1200" w:type="dxa"/>
            <w:shd w:val="clear" w:color="C0E6F5" w:fill="C0E6F5"/>
            <w:noWrap/>
            <w:vAlign w:val="bottom"/>
            <w:hideMark/>
          </w:tcPr>
          <w:p w14:paraId="1A3E7EC8"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55</w:t>
            </w:r>
          </w:p>
        </w:tc>
        <w:tc>
          <w:tcPr>
            <w:tcW w:w="1420" w:type="dxa"/>
            <w:shd w:val="clear" w:color="C0E6F5" w:fill="C0E6F5"/>
            <w:noWrap/>
            <w:vAlign w:val="bottom"/>
            <w:hideMark/>
          </w:tcPr>
          <w:p w14:paraId="6A927CEB"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55</w:t>
            </w:r>
          </w:p>
        </w:tc>
        <w:tc>
          <w:tcPr>
            <w:tcW w:w="1500" w:type="dxa"/>
            <w:shd w:val="clear" w:color="C0E6F5" w:fill="C0E6F5"/>
            <w:noWrap/>
            <w:vAlign w:val="bottom"/>
            <w:hideMark/>
          </w:tcPr>
          <w:p w14:paraId="10CF416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55</w:t>
            </w:r>
          </w:p>
        </w:tc>
        <w:tc>
          <w:tcPr>
            <w:tcW w:w="1640" w:type="dxa"/>
            <w:shd w:val="clear" w:color="C0E6F5" w:fill="C0E6F5"/>
            <w:noWrap/>
            <w:vAlign w:val="bottom"/>
            <w:hideMark/>
          </w:tcPr>
          <w:p w14:paraId="7A0CD3D2"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60</w:t>
            </w:r>
          </w:p>
        </w:tc>
      </w:tr>
      <w:tr w:rsidR="00A11D90" w:rsidRPr="00A11D90" w14:paraId="04848A33" w14:textId="77777777" w:rsidTr="00126423">
        <w:trPr>
          <w:trHeight w:val="288"/>
          <w:jc w:val="center"/>
        </w:trPr>
        <w:tc>
          <w:tcPr>
            <w:tcW w:w="1200" w:type="dxa"/>
            <w:shd w:val="clear" w:color="auto" w:fill="auto"/>
            <w:noWrap/>
            <w:vAlign w:val="bottom"/>
            <w:hideMark/>
          </w:tcPr>
          <w:p w14:paraId="4D884F9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60</w:t>
            </w:r>
          </w:p>
        </w:tc>
        <w:tc>
          <w:tcPr>
            <w:tcW w:w="1420" w:type="dxa"/>
            <w:shd w:val="clear" w:color="auto" w:fill="auto"/>
            <w:noWrap/>
            <w:vAlign w:val="bottom"/>
            <w:hideMark/>
          </w:tcPr>
          <w:p w14:paraId="01623903"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60</w:t>
            </w:r>
          </w:p>
        </w:tc>
        <w:tc>
          <w:tcPr>
            <w:tcW w:w="1500" w:type="dxa"/>
            <w:shd w:val="clear" w:color="auto" w:fill="auto"/>
            <w:noWrap/>
            <w:vAlign w:val="bottom"/>
            <w:hideMark/>
          </w:tcPr>
          <w:p w14:paraId="3031E3C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59</w:t>
            </w:r>
          </w:p>
        </w:tc>
        <w:tc>
          <w:tcPr>
            <w:tcW w:w="1640" w:type="dxa"/>
            <w:shd w:val="clear" w:color="auto" w:fill="auto"/>
            <w:noWrap/>
            <w:vAlign w:val="bottom"/>
            <w:hideMark/>
          </w:tcPr>
          <w:p w14:paraId="04FD4D20"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74</w:t>
            </w:r>
          </w:p>
        </w:tc>
      </w:tr>
      <w:tr w:rsidR="00A11D90" w:rsidRPr="00A11D90" w14:paraId="01BFF9D2" w14:textId="77777777" w:rsidTr="00126423">
        <w:trPr>
          <w:trHeight w:val="288"/>
          <w:jc w:val="center"/>
        </w:trPr>
        <w:tc>
          <w:tcPr>
            <w:tcW w:w="1200" w:type="dxa"/>
            <w:shd w:val="clear" w:color="C0E6F5" w:fill="C0E6F5"/>
            <w:noWrap/>
            <w:vAlign w:val="bottom"/>
            <w:hideMark/>
          </w:tcPr>
          <w:p w14:paraId="6BB67FE2"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65</w:t>
            </w:r>
          </w:p>
        </w:tc>
        <w:tc>
          <w:tcPr>
            <w:tcW w:w="1420" w:type="dxa"/>
            <w:shd w:val="clear" w:color="C0E6F5" w:fill="C0E6F5"/>
            <w:noWrap/>
            <w:vAlign w:val="bottom"/>
            <w:hideMark/>
          </w:tcPr>
          <w:p w14:paraId="5354EFE2"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64</w:t>
            </w:r>
          </w:p>
        </w:tc>
        <w:tc>
          <w:tcPr>
            <w:tcW w:w="1500" w:type="dxa"/>
            <w:shd w:val="clear" w:color="C0E6F5" w:fill="C0E6F5"/>
            <w:noWrap/>
            <w:vAlign w:val="bottom"/>
            <w:hideMark/>
          </w:tcPr>
          <w:p w14:paraId="7C838D2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65</w:t>
            </w:r>
          </w:p>
        </w:tc>
        <w:tc>
          <w:tcPr>
            <w:tcW w:w="1640" w:type="dxa"/>
            <w:shd w:val="clear" w:color="C0E6F5" w:fill="C0E6F5"/>
            <w:noWrap/>
            <w:vAlign w:val="bottom"/>
            <w:hideMark/>
          </w:tcPr>
          <w:p w14:paraId="5DCC4D5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65</w:t>
            </w:r>
          </w:p>
        </w:tc>
      </w:tr>
      <w:tr w:rsidR="00A11D90" w:rsidRPr="00A11D90" w14:paraId="4462324D" w14:textId="77777777" w:rsidTr="00126423">
        <w:trPr>
          <w:trHeight w:val="288"/>
          <w:jc w:val="center"/>
        </w:trPr>
        <w:tc>
          <w:tcPr>
            <w:tcW w:w="1200" w:type="dxa"/>
            <w:shd w:val="clear" w:color="auto" w:fill="auto"/>
            <w:noWrap/>
            <w:vAlign w:val="bottom"/>
            <w:hideMark/>
          </w:tcPr>
          <w:p w14:paraId="3CDFA064"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70</w:t>
            </w:r>
          </w:p>
        </w:tc>
        <w:tc>
          <w:tcPr>
            <w:tcW w:w="1420" w:type="dxa"/>
            <w:shd w:val="clear" w:color="auto" w:fill="auto"/>
            <w:noWrap/>
            <w:vAlign w:val="bottom"/>
            <w:hideMark/>
          </w:tcPr>
          <w:p w14:paraId="6A18F186"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70</w:t>
            </w:r>
          </w:p>
        </w:tc>
        <w:tc>
          <w:tcPr>
            <w:tcW w:w="1500" w:type="dxa"/>
            <w:shd w:val="clear" w:color="auto" w:fill="auto"/>
            <w:noWrap/>
            <w:vAlign w:val="bottom"/>
            <w:hideMark/>
          </w:tcPr>
          <w:p w14:paraId="59F68050"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68</w:t>
            </w:r>
          </w:p>
        </w:tc>
        <w:tc>
          <w:tcPr>
            <w:tcW w:w="1640" w:type="dxa"/>
            <w:shd w:val="clear" w:color="auto" w:fill="auto"/>
            <w:noWrap/>
            <w:vAlign w:val="bottom"/>
            <w:hideMark/>
          </w:tcPr>
          <w:p w14:paraId="60A566B6"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75</w:t>
            </w:r>
          </w:p>
        </w:tc>
      </w:tr>
      <w:tr w:rsidR="00A11D90" w:rsidRPr="00A11D90" w14:paraId="1EB19579" w14:textId="77777777" w:rsidTr="00126423">
        <w:trPr>
          <w:trHeight w:val="288"/>
          <w:jc w:val="center"/>
        </w:trPr>
        <w:tc>
          <w:tcPr>
            <w:tcW w:w="1200" w:type="dxa"/>
            <w:shd w:val="clear" w:color="C0E6F5" w:fill="C0E6F5"/>
            <w:noWrap/>
            <w:vAlign w:val="bottom"/>
            <w:hideMark/>
          </w:tcPr>
          <w:p w14:paraId="06309A2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75</w:t>
            </w:r>
          </w:p>
        </w:tc>
        <w:tc>
          <w:tcPr>
            <w:tcW w:w="1420" w:type="dxa"/>
            <w:shd w:val="clear" w:color="C0E6F5" w:fill="C0E6F5"/>
            <w:noWrap/>
            <w:vAlign w:val="bottom"/>
            <w:hideMark/>
          </w:tcPr>
          <w:p w14:paraId="119780E6"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75</w:t>
            </w:r>
          </w:p>
        </w:tc>
        <w:tc>
          <w:tcPr>
            <w:tcW w:w="1500" w:type="dxa"/>
            <w:shd w:val="clear" w:color="C0E6F5" w:fill="C0E6F5"/>
            <w:noWrap/>
            <w:vAlign w:val="bottom"/>
            <w:hideMark/>
          </w:tcPr>
          <w:p w14:paraId="7C38B524"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75</w:t>
            </w:r>
          </w:p>
        </w:tc>
        <w:tc>
          <w:tcPr>
            <w:tcW w:w="1640" w:type="dxa"/>
            <w:shd w:val="clear" w:color="C0E6F5" w:fill="C0E6F5"/>
            <w:noWrap/>
            <w:vAlign w:val="bottom"/>
            <w:hideMark/>
          </w:tcPr>
          <w:p w14:paraId="268A321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84</w:t>
            </w:r>
          </w:p>
        </w:tc>
      </w:tr>
      <w:tr w:rsidR="00A11D90" w:rsidRPr="00A11D90" w14:paraId="310820AA" w14:textId="77777777" w:rsidTr="00126423">
        <w:trPr>
          <w:trHeight w:val="288"/>
          <w:jc w:val="center"/>
        </w:trPr>
        <w:tc>
          <w:tcPr>
            <w:tcW w:w="1200" w:type="dxa"/>
            <w:shd w:val="clear" w:color="auto" w:fill="auto"/>
            <w:noWrap/>
            <w:vAlign w:val="bottom"/>
            <w:hideMark/>
          </w:tcPr>
          <w:p w14:paraId="1DBFFE01"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80</w:t>
            </w:r>
          </w:p>
        </w:tc>
        <w:tc>
          <w:tcPr>
            <w:tcW w:w="1420" w:type="dxa"/>
            <w:shd w:val="clear" w:color="auto" w:fill="auto"/>
            <w:noWrap/>
            <w:vAlign w:val="bottom"/>
            <w:hideMark/>
          </w:tcPr>
          <w:p w14:paraId="698024E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79</w:t>
            </w:r>
          </w:p>
        </w:tc>
        <w:tc>
          <w:tcPr>
            <w:tcW w:w="1500" w:type="dxa"/>
            <w:shd w:val="clear" w:color="auto" w:fill="auto"/>
            <w:noWrap/>
            <w:vAlign w:val="bottom"/>
            <w:hideMark/>
          </w:tcPr>
          <w:p w14:paraId="7415C3FB"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79</w:t>
            </w:r>
          </w:p>
        </w:tc>
        <w:tc>
          <w:tcPr>
            <w:tcW w:w="1640" w:type="dxa"/>
            <w:shd w:val="clear" w:color="auto" w:fill="auto"/>
            <w:noWrap/>
            <w:vAlign w:val="bottom"/>
            <w:hideMark/>
          </w:tcPr>
          <w:p w14:paraId="020C6840"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88</w:t>
            </w:r>
          </w:p>
        </w:tc>
      </w:tr>
      <w:tr w:rsidR="00A11D90" w:rsidRPr="00A11D90" w14:paraId="32D2AE0C" w14:textId="77777777" w:rsidTr="00126423">
        <w:trPr>
          <w:trHeight w:val="288"/>
          <w:jc w:val="center"/>
        </w:trPr>
        <w:tc>
          <w:tcPr>
            <w:tcW w:w="1200" w:type="dxa"/>
            <w:shd w:val="clear" w:color="C0E6F5" w:fill="C0E6F5"/>
            <w:noWrap/>
            <w:vAlign w:val="bottom"/>
            <w:hideMark/>
          </w:tcPr>
          <w:p w14:paraId="1FD9E331"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85</w:t>
            </w:r>
          </w:p>
        </w:tc>
        <w:tc>
          <w:tcPr>
            <w:tcW w:w="1420" w:type="dxa"/>
            <w:shd w:val="clear" w:color="C0E6F5" w:fill="C0E6F5"/>
            <w:noWrap/>
            <w:vAlign w:val="bottom"/>
            <w:hideMark/>
          </w:tcPr>
          <w:p w14:paraId="04ED9995"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84</w:t>
            </w:r>
          </w:p>
        </w:tc>
        <w:tc>
          <w:tcPr>
            <w:tcW w:w="1500" w:type="dxa"/>
            <w:shd w:val="clear" w:color="C0E6F5" w:fill="C0E6F5"/>
            <w:noWrap/>
            <w:vAlign w:val="bottom"/>
            <w:hideMark/>
          </w:tcPr>
          <w:p w14:paraId="2A29A73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84</w:t>
            </w:r>
          </w:p>
        </w:tc>
        <w:tc>
          <w:tcPr>
            <w:tcW w:w="1640" w:type="dxa"/>
            <w:shd w:val="clear" w:color="C0E6F5" w:fill="C0E6F5"/>
            <w:noWrap/>
            <w:vAlign w:val="bottom"/>
            <w:hideMark/>
          </w:tcPr>
          <w:p w14:paraId="1B01E59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90</w:t>
            </w:r>
          </w:p>
        </w:tc>
      </w:tr>
      <w:tr w:rsidR="00A11D90" w:rsidRPr="00A11D90" w14:paraId="69DFC633" w14:textId="77777777" w:rsidTr="00126423">
        <w:trPr>
          <w:trHeight w:val="288"/>
          <w:jc w:val="center"/>
        </w:trPr>
        <w:tc>
          <w:tcPr>
            <w:tcW w:w="1200" w:type="dxa"/>
            <w:shd w:val="clear" w:color="auto" w:fill="auto"/>
            <w:noWrap/>
            <w:vAlign w:val="bottom"/>
            <w:hideMark/>
          </w:tcPr>
          <w:p w14:paraId="576BDF6B"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90</w:t>
            </w:r>
          </w:p>
        </w:tc>
        <w:tc>
          <w:tcPr>
            <w:tcW w:w="1420" w:type="dxa"/>
            <w:shd w:val="clear" w:color="auto" w:fill="auto"/>
            <w:noWrap/>
            <w:vAlign w:val="bottom"/>
            <w:hideMark/>
          </w:tcPr>
          <w:p w14:paraId="6066FCA3"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90</w:t>
            </w:r>
          </w:p>
        </w:tc>
        <w:tc>
          <w:tcPr>
            <w:tcW w:w="1500" w:type="dxa"/>
            <w:shd w:val="clear" w:color="auto" w:fill="auto"/>
            <w:noWrap/>
            <w:vAlign w:val="bottom"/>
            <w:hideMark/>
          </w:tcPr>
          <w:p w14:paraId="69F6E137"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88</w:t>
            </w:r>
          </w:p>
        </w:tc>
        <w:tc>
          <w:tcPr>
            <w:tcW w:w="1640" w:type="dxa"/>
            <w:shd w:val="clear" w:color="auto" w:fill="auto"/>
            <w:noWrap/>
            <w:vAlign w:val="bottom"/>
            <w:hideMark/>
          </w:tcPr>
          <w:p w14:paraId="3F2AD951"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99</w:t>
            </w:r>
          </w:p>
        </w:tc>
      </w:tr>
      <w:tr w:rsidR="00A11D90" w:rsidRPr="00A11D90" w14:paraId="65E37A05" w14:textId="77777777" w:rsidTr="00126423">
        <w:trPr>
          <w:trHeight w:val="288"/>
          <w:jc w:val="center"/>
        </w:trPr>
        <w:tc>
          <w:tcPr>
            <w:tcW w:w="1200" w:type="dxa"/>
            <w:shd w:val="clear" w:color="C0E6F5" w:fill="C0E6F5"/>
            <w:noWrap/>
            <w:vAlign w:val="bottom"/>
            <w:hideMark/>
          </w:tcPr>
          <w:p w14:paraId="48C38132"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95</w:t>
            </w:r>
          </w:p>
        </w:tc>
        <w:tc>
          <w:tcPr>
            <w:tcW w:w="1420" w:type="dxa"/>
            <w:shd w:val="clear" w:color="C0E6F5" w:fill="C0E6F5"/>
            <w:noWrap/>
            <w:vAlign w:val="bottom"/>
            <w:hideMark/>
          </w:tcPr>
          <w:p w14:paraId="0F403FD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94</w:t>
            </w:r>
          </w:p>
        </w:tc>
        <w:tc>
          <w:tcPr>
            <w:tcW w:w="1500" w:type="dxa"/>
            <w:shd w:val="clear" w:color="C0E6F5" w:fill="C0E6F5"/>
            <w:noWrap/>
            <w:vAlign w:val="bottom"/>
            <w:hideMark/>
          </w:tcPr>
          <w:p w14:paraId="2EDF0649"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94</w:t>
            </w:r>
          </w:p>
        </w:tc>
        <w:tc>
          <w:tcPr>
            <w:tcW w:w="1640" w:type="dxa"/>
            <w:shd w:val="clear" w:color="C0E6F5" w:fill="C0E6F5"/>
            <w:noWrap/>
            <w:vAlign w:val="bottom"/>
            <w:hideMark/>
          </w:tcPr>
          <w:p w14:paraId="3D00E1C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120</w:t>
            </w:r>
          </w:p>
        </w:tc>
      </w:tr>
      <w:tr w:rsidR="00A11D90" w:rsidRPr="00A11D90" w14:paraId="0B21DA7C" w14:textId="77777777" w:rsidTr="00126423">
        <w:trPr>
          <w:trHeight w:val="288"/>
          <w:jc w:val="center"/>
        </w:trPr>
        <w:tc>
          <w:tcPr>
            <w:tcW w:w="1200" w:type="dxa"/>
            <w:shd w:val="clear" w:color="auto" w:fill="auto"/>
            <w:noWrap/>
            <w:vAlign w:val="bottom"/>
            <w:hideMark/>
          </w:tcPr>
          <w:p w14:paraId="62CCF804"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100</w:t>
            </w:r>
          </w:p>
        </w:tc>
        <w:tc>
          <w:tcPr>
            <w:tcW w:w="1420" w:type="dxa"/>
            <w:shd w:val="clear" w:color="auto" w:fill="auto"/>
            <w:noWrap/>
            <w:vAlign w:val="bottom"/>
            <w:hideMark/>
          </w:tcPr>
          <w:p w14:paraId="6C53A85D"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99</w:t>
            </w:r>
          </w:p>
        </w:tc>
        <w:tc>
          <w:tcPr>
            <w:tcW w:w="1500" w:type="dxa"/>
            <w:shd w:val="clear" w:color="auto" w:fill="auto"/>
            <w:noWrap/>
            <w:vAlign w:val="bottom"/>
            <w:hideMark/>
          </w:tcPr>
          <w:p w14:paraId="606EDBBD"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98</w:t>
            </w:r>
          </w:p>
        </w:tc>
        <w:tc>
          <w:tcPr>
            <w:tcW w:w="1640" w:type="dxa"/>
            <w:shd w:val="clear" w:color="auto" w:fill="auto"/>
            <w:noWrap/>
            <w:vAlign w:val="bottom"/>
            <w:hideMark/>
          </w:tcPr>
          <w:p w14:paraId="17F0C77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98</w:t>
            </w:r>
          </w:p>
        </w:tc>
      </w:tr>
      <w:tr w:rsidR="00A11D90" w:rsidRPr="00A11D90" w14:paraId="71285054" w14:textId="77777777" w:rsidTr="00126423">
        <w:trPr>
          <w:trHeight w:val="288"/>
          <w:jc w:val="center"/>
        </w:trPr>
        <w:tc>
          <w:tcPr>
            <w:tcW w:w="1200" w:type="dxa"/>
            <w:shd w:val="clear" w:color="C0E6F5" w:fill="C0E6F5"/>
            <w:noWrap/>
            <w:vAlign w:val="bottom"/>
            <w:hideMark/>
          </w:tcPr>
          <w:p w14:paraId="2CC772E2"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110</w:t>
            </w:r>
          </w:p>
        </w:tc>
        <w:tc>
          <w:tcPr>
            <w:tcW w:w="1420" w:type="dxa"/>
            <w:shd w:val="clear" w:color="C0E6F5" w:fill="C0E6F5"/>
            <w:noWrap/>
            <w:vAlign w:val="bottom"/>
            <w:hideMark/>
          </w:tcPr>
          <w:p w14:paraId="7A8F058A"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109</w:t>
            </w:r>
          </w:p>
        </w:tc>
        <w:tc>
          <w:tcPr>
            <w:tcW w:w="1500" w:type="dxa"/>
            <w:shd w:val="clear" w:color="C0E6F5" w:fill="C0E6F5"/>
            <w:noWrap/>
            <w:vAlign w:val="bottom"/>
            <w:hideMark/>
          </w:tcPr>
          <w:p w14:paraId="5BD47D3C"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C0E6F5" w:fill="C0E6F5"/>
            <w:noWrap/>
            <w:vAlign w:val="bottom"/>
            <w:hideMark/>
          </w:tcPr>
          <w:p w14:paraId="01D55B9D"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208C2E18" w14:textId="77777777" w:rsidTr="00126423">
        <w:trPr>
          <w:trHeight w:val="288"/>
          <w:jc w:val="center"/>
        </w:trPr>
        <w:tc>
          <w:tcPr>
            <w:tcW w:w="1200" w:type="dxa"/>
            <w:shd w:val="clear" w:color="auto" w:fill="auto"/>
            <w:noWrap/>
            <w:vAlign w:val="bottom"/>
            <w:hideMark/>
          </w:tcPr>
          <w:p w14:paraId="329E8C7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120</w:t>
            </w:r>
          </w:p>
        </w:tc>
        <w:tc>
          <w:tcPr>
            <w:tcW w:w="1420" w:type="dxa"/>
            <w:shd w:val="clear" w:color="auto" w:fill="auto"/>
            <w:noWrap/>
            <w:vAlign w:val="bottom"/>
            <w:hideMark/>
          </w:tcPr>
          <w:p w14:paraId="0780B6C9"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120</w:t>
            </w:r>
          </w:p>
        </w:tc>
        <w:tc>
          <w:tcPr>
            <w:tcW w:w="1500" w:type="dxa"/>
            <w:shd w:val="clear" w:color="auto" w:fill="auto"/>
            <w:noWrap/>
            <w:vAlign w:val="bottom"/>
            <w:hideMark/>
          </w:tcPr>
          <w:p w14:paraId="6FF0FDE8"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auto" w:fill="auto"/>
            <w:noWrap/>
            <w:vAlign w:val="bottom"/>
            <w:hideMark/>
          </w:tcPr>
          <w:p w14:paraId="0B4992AA"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3DC744F7" w14:textId="77777777" w:rsidTr="00126423">
        <w:trPr>
          <w:trHeight w:val="288"/>
          <w:jc w:val="center"/>
        </w:trPr>
        <w:tc>
          <w:tcPr>
            <w:tcW w:w="1200" w:type="dxa"/>
            <w:shd w:val="clear" w:color="C0E6F5" w:fill="C0E6F5"/>
            <w:noWrap/>
            <w:vAlign w:val="bottom"/>
            <w:hideMark/>
          </w:tcPr>
          <w:p w14:paraId="3CD11A3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130</w:t>
            </w:r>
          </w:p>
        </w:tc>
        <w:tc>
          <w:tcPr>
            <w:tcW w:w="1420" w:type="dxa"/>
            <w:shd w:val="clear" w:color="C0E6F5" w:fill="C0E6F5"/>
            <w:noWrap/>
            <w:vAlign w:val="bottom"/>
            <w:hideMark/>
          </w:tcPr>
          <w:p w14:paraId="3CE8C053"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130</w:t>
            </w:r>
          </w:p>
        </w:tc>
        <w:tc>
          <w:tcPr>
            <w:tcW w:w="1500" w:type="dxa"/>
            <w:shd w:val="clear" w:color="C0E6F5" w:fill="C0E6F5"/>
            <w:noWrap/>
            <w:vAlign w:val="bottom"/>
            <w:hideMark/>
          </w:tcPr>
          <w:p w14:paraId="4826F709"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C0E6F5" w:fill="C0E6F5"/>
            <w:noWrap/>
            <w:vAlign w:val="bottom"/>
            <w:hideMark/>
          </w:tcPr>
          <w:p w14:paraId="19DFE7AB"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4FBB7BB2" w14:textId="77777777" w:rsidTr="00126423">
        <w:trPr>
          <w:trHeight w:val="288"/>
          <w:jc w:val="center"/>
        </w:trPr>
        <w:tc>
          <w:tcPr>
            <w:tcW w:w="1200" w:type="dxa"/>
            <w:shd w:val="clear" w:color="auto" w:fill="auto"/>
            <w:noWrap/>
            <w:vAlign w:val="bottom"/>
            <w:hideMark/>
          </w:tcPr>
          <w:p w14:paraId="20AD9A43"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140</w:t>
            </w:r>
          </w:p>
        </w:tc>
        <w:tc>
          <w:tcPr>
            <w:tcW w:w="1420" w:type="dxa"/>
            <w:shd w:val="clear" w:color="auto" w:fill="auto"/>
            <w:noWrap/>
            <w:vAlign w:val="bottom"/>
            <w:hideMark/>
          </w:tcPr>
          <w:p w14:paraId="3F03D0B6"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140</w:t>
            </w:r>
          </w:p>
        </w:tc>
        <w:tc>
          <w:tcPr>
            <w:tcW w:w="1500" w:type="dxa"/>
            <w:shd w:val="clear" w:color="auto" w:fill="auto"/>
            <w:noWrap/>
            <w:vAlign w:val="bottom"/>
            <w:hideMark/>
          </w:tcPr>
          <w:p w14:paraId="106A9DD4"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auto" w:fill="auto"/>
            <w:noWrap/>
            <w:vAlign w:val="bottom"/>
            <w:hideMark/>
          </w:tcPr>
          <w:p w14:paraId="65357AF8"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61ABC01C" w14:textId="77777777" w:rsidTr="00126423">
        <w:trPr>
          <w:trHeight w:val="288"/>
          <w:jc w:val="center"/>
        </w:trPr>
        <w:tc>
          <w:tcPr>
            <w:tcW w:w="1200" w:type="dxa"/>
            <w:shd w:val="clear" w:color="C0E6F5" w:fill="C0E6F5"/>
            <w:noWrap/>
            <w:vAlign w:val="bottom"/>
            <w:hideMark/>
          </w:tcPr>
          <w:p w14:paraId="66854250"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150</w:t>
            </w:r>
          </w:p>
        </w:tc>
        <w:tc>
          <w:tcPr>
            <w:tcW w:w="1420" w:type="dxa"/>
            <w:shd w:val="clear" w:color="C0E6F5" w:fill="C0E6F5"/>
            <w:noWrap/>
            <w:vAlign w:val="bottom"/>
            <w:hideMark/>
          </w:tcPr>
          <w:p w14:paraId="214DF16C"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149</w:t>
            </w:r>
          </w:p>
        </w:tc>
        <w:tc>
          <w:tcPr>
            <w:tcW w:w="1500" w:type="dxa"/>
            <w:shd w:val="clear" w:color="C0E6F5" w:fill="C0E6F5"/>
            <w:noWrap/>
            <w:vAlign w:val="bottom"/>
            <w:hideMark/>
          </w:tcPr>
          <w:p w14:paraId="46338776"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C0E6F5" w:fill="C0E6F5"/>
            <w:noWrap/>
            <w:vAlign w:val="bottom"/>
            <w:hideMark/>
          </w:tcPr>
          <w:p w14:paraId="41E0A1CB"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6F0AA21B" w14:textId="77777777" w:rsidTr="00126423">
        <w:trPr>
          <w:trHeight w:val="288"/>
          <w:jc w:val="center"/>
        </w:trPr>
        <w:tc>
          <w:tcPr>
            <w:tcW w:w="1200" w:type="dxa"/>
            <w:shd w:val="clear" w:color="auto" w:fill="auto"/>
            <w:noWrap/>
            <w:vAlign w:val="bottom"/>
            <w:hideMark/>
          </w:tcPr>
          <w:p w14:paraId="14F5EA6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160</w:t>
            </w:r>
          </w:p>
        </w:tc>
        <w:tc>
          <w:tcPr>
            <w:tcW w:w="1420" w:type="dxa"/>
            <w:shd w:val="clear" w:color="auto" w:fill="auto"/>
            <w:noWrap/>
            <w:vAlign w:val="bottom"/>
            <w:hideMark/>
          </w:tcPr>
          <w:p w14:paraId="392F6C42"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161</w:t>
            </w:r>
          </w:p>
        </w:tc>
        <w:tc>
          <w:tcPr>
            <w:tcW w:w="1500" w:type="dxa"/>
            <w:shd w:val="clear" w:color="auto" w:fill="auto"/>
            <w:noWrap/>
            <w:vAlign w:val="bottom"/>
            <w:hideMark/>
          </w:tcPr>
          <w:p w14:paraId="6B58E1D6"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auto" w:fill="auto"/>
            <w:noWrap/>
            <w:vAlign w:val="bottom"/>
            <w:hideMark/>
          </w:tcPr>
          <w:p w14:paraId="4BDCC1FB"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42A12973" w14:textId="77777777" w:rsidTr="00126423">
        <w:trPr>
          <w:trHeight w:val="288"/>
          <w:jc w:val="center"/>
        </w:trPr>
        <w:tc>
          <w:tcPr>
            <w:tcW w:w="1200" w:type="dxa"/>
            <w:shd w:val="clear" w:color="C0E6F5" w:fill="C0E6F5"/>
            <w:noWrap/>
            <w:vAlign w:val="bottom"/>
            <w:hideMark/>
          </w:tcPr>
          <w:p w14:paraId="05F9E38B"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170</w:t>
            </w:r>
          </w:p>
        </w:tc>
        <w:tc>
          <w:tcPr>
            <w:tcW w:w="1420" w:type="dxa"/>
            <w:shd w:val="clear" w:color="C0E6F5" w:fill="C0E6F5"/>
            <w:noWrap/>
            <w:vAlign w:val="bottom"/>
            <w:hideMark/>
          </w:tcPr>
          <w:p w14:paraId="5E9AF72E"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170</w:t>
            </w:r>
          </w:p>
        </w:tc>
        <w:tc>
          <w:tcPr>
            <w:tcW w:w="1500" w:type="dxa"/>
            <w:shd w:val="clear" w:color="C0E6F5" w:fill="C0E6F5"/>
            <w:noWrap/>
            <w:vAlign w:val="bottom"/>
            <w:hideMark/>
          </w:tcPr>
          <w:p w14:paraId="7A097593"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C0E6F5" w:fill="C0E6F5"/>
            <w:noWrap/>
            <w:vAlign w:val="bottom"/>
            <w:hideMark/>
          </w:tcPr>
          <w:p w14:paraId="57F08EBF"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62E11EF4" w14:textId="77777777" w:rsidTr="00126423">
        <w:trPr>
          <w:trHeight w:val="288"/>
          <w:jc w:val="center"/>
        </w:trPr>
        <w:tc>
          <w:tcPr>
            <w:tcW w:w="1200" w:type="dxa"/>
            <w:shd w:val="clear" w:color="auto" w:fill="auto"/>
            <w:noWrap/>
            <w:vAlign w:val="bottom"/>
            <w:hideMark/>
          </w:tcPr>
          <w:p w14:paraId="3BC0087B"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180</w:t>
            </w:r>
          </w:p>
        </w:tc>
        <w:tc>
          <w:tcPr>
            <w:tcW w:w="1420" w:type="dxa"/>
            <w:shd w:val="clear" w:color="auto" w:fill="auto"/>
            <w:noWrap/>
            <w:vAlign w:val="bottom"/>
            <w:hideMark/>
          </w:tcPr>
          <w:p w14:paraId="51121925"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180</w:t>
            </w:r>
          </w:p>
        </w:tc>
        <w:tc>
          <w:tcPr>
            <w:tcW w:w="1500" w:type="dxa"/>
            <w:shd w:val="clear" w:color="auto" w:fill="auto"/>
            <w:noWrap/>
            <w:vAlign w:val="bottom"/>
            <w:hideMark/>
          </w:tcPr>
          <w:p w14:paraId="3E5B7EB4"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auto" w:fill="auto"/>
            <w:noWrap/>
            <w:vAlign w:val="bottom"/>
            <w:hideMark/>
          </w:tcPr>
          <w:p w14:paraId="57188632"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07571B8F" w14:textId="77777777" w:rsidTr="00126423">
        <w:trPr>
          <w:trHeight w:val="288"/>
          <w:jc w:val="center"/>
        </w:trPr>
        <w:tc>
          <w:tcPr>
            <w:tcW w:w="1200" w:type="dxa"/>
            <w:shd w:val="clear" w:color="C0E6F5" w:fill="C0E6F5"/>
            <w:noWrap/>
            <w:vAlign w:val="bottom"/>
            <w:hideMark/>
          </w:tcPr>
          <w:p w14:paraId="716D5AF8"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190</w:t>
            </w:r>
          </w:p>
        </w:tc>
        <w:tc>
          <w:tcPr>
            <w:tcW w:w="1420" w:type="dxa"/>
            <w:shd w:val="clear" w:color="C0E6F5" w:fill="C0E6F5"/>
            <w:noWrap/>
            <w:vAlign w:val="bottom"/>
            <w:hideMark/>
          </w:tcPr>
          <w:p w14:paraId="0B47BE41"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186</w:t>
            </w:r>
          </w:p>
        </w:tc>
        <w:tc>
          <w:tcPr>
            <w:tcW w:w="1500" w:type="dxa"/>
            <w:shd w:val="clear" w:color="C0E6F5" w:fill="C0E6F5"/>
            <w:noWrap/>
            <w:vAlign w:val="bottom"/>
            <w:hideMark/>
          </w:tcPr>
          <w:p w14:paraId="5A5A754A"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C0E6F5" w:fill="C0E6F5"/>
            <w:noWrap/>
            <w:vAlign w:val="bottom"/>
            <w:hideMark/>
          </w:tcPr>
          <w:p w14:paraId="5B528221" w14:textId="77777777" w:rsidR="00A11D90" w:rsidRPr="00A11D90" w:rsidRDefault="00A11D90" w:rsidP="00B75994">
            <w:pPr>
              <w:overflowPunct/>
              <w:autoSpaceDE/>
              <w:autoSpaceDN/>
              <w:adjustRightInd/>
              <w:spacing w:line="360" w:lineRule="auto"/>
              <w:jc w:val="both"/>
              <w:textAlignment w:val="auto"/>
              <w:rPr>
                <w:szCs w:val="24"/>
              </w:rPr>
            </w:pPr>
          </w:p>
        </w:tc>
      </w:tr>
      <w:tr w:rsidR="00A11D90" w:rsidRPr="00A11D90" w14:paraId="5F23D536" w14:textId="77777777" w:rsidTr="00126423">
        <w:trPr>
          <w:trHeight w:val="288"/>
          <w:jc w:val="center"/>
        </w:trPr>
        <w:tc>
          <w:tcPr>
            <w:tcW w:w="1200" w:type="dxa"/>
            <w:shd w:val="clear" w:color="auto" w:fill="auto"/>
            <w:noWrap/>
            <w:vAlign w:val="bottom"/>
            <w:hideMark/>
          </w:tcPr>
          <w:p w14:paraId="33C9022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200</w:t>
            </w:r>
          </w:p>
        </w:tc>
        <w:tc>
          <w:tcPr>
            <w:tcW w:w="1420" w:type="dxa"/>
            <w:shd w:val="clear" w:color="auto" w:fill="auto"/>
            <w:noWrap/>
            <w:vAlign w:val="bottom"/>
            <w:hideMark/>
          </w:tcPr>
          <w:p w14:paraId="4165989F" w14:textId="77777777" w:rsidR="00A11D90" w:rsidRPr="00A11D90" w:rsidRDefault="00A11D90" w:rsidP="00B75994">
            <w:pPr>
              <w:overflowPunct/>
              <w:autoSpaceDE/>
              <w:autoSpaceDN/>
              <w:adjustRightInd/>
              <w:spacing w:line="360" w:lineRule="auto"/>
              <w:jc w:val="both"/>
              <w:textAlignment w:val="auto"/>
              <w:rPr>
                <w:color w:val="000000"/>
                <w:szCs w:val="24"/>
              </w:rPr>
            </w:pPr>
            <w:r w:rsidRPr="00A11D90">
              <w:rPr>
                <w:color w:val="000000"/>
                <w:szCs w:val="24"/>
              </w:rPr>
              <w:t>199</w:t>
            </w:r>
          </w:p>
        </w:tc>
        <w:tc>
          <w:tcPr>
            <w:tcW w:w="1500" w:type="dxa"/>
            <w:shd w:val="clear" w:color="auto" w:fill="auto"/>
            <w:noWrap/>
            <w:vAlign w:val="bottom"/>
            <w:hideMark/>
          </w:tcPr>
          <w:p w14:paraId="719CD38A" w14:textId="77777777" w:rsidR="00A11D90" w:rsidRPr="00A11D90" w:rsidRDefault="00A11D90" w:rsidP="00B75994">
            <w:pPr>
              <w:overflowPunct/>
              <w:autoSpaceDE/>
              <w:autoSpaceDN/>
              <w:adjustRightInd/>
              <w:spacing w:line="360" w:lineRule="auto"/>
              <w:jc w:val="both"/>
              <w:textAlignment w:val="auto"/>
              <w:rPr>
                <w:color w:val="000000"/>
                <w:szCs w:val="24"/>
              </w:rPr>
            </w:pPr>
          </w:p>
        </w:tc>
        <w:tc>
          <w:tcPr>
            <w:tcW w:w="1640" w:type="dxa"/>
            <w:shd w:val="clear" w:color="auto" w:fill="auto"/>
            <w:noWrap/>
            <w:vAlign w:val="bottom"/>
            <w:hideMark/>
          </w:tcPr>
          <w:p w14:paraId="286C55C9" w14:textId="77777777" w:rsidR="00A11D90" w:rsidRPr="00A11D90" w:rsidRDefault="00A11D90" w:rsidP="00B75994">
            <w:pPr>
              <w:overflowPunct/>
              <w:autoSpaceDE/>
              <w:autoSpaceDN/>
              <w:adjustRightInd/>
              <w:spacing w:line="360" w:lineRule="auto"/>
              <w:jc w:val="both"/>
              <w:textAlignment w:val="auto"/>
              <w:rPr>
                <w:szCs w:val="24"/>
              </w:rPr>
            </w:pPr>
          </w:p>
        </w:tc>
      </w:tr>
    </w:tbl>
    <w:p w14:paraId="0CACC395" w14:textId="23054D92" w:rsidR="009B300E" w:rsidRPr="00B75994" w:rsidRDefault="006D760D" w:rsidP="006D760D">
      <w:pPr>
        <w:pStyle w:val="Legenda"/>
        <w:rPr>
          <w:szCs w:val="24"/>
        </w:rPr>
      </w:pPr>
      <w:bookmarkStart w:id="65" w:name="_Toc187593801"/>
      <w:r>
        <w:t xml:space="preserve">Rys.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Rys. \* ARABIC \s 1 </w:instrText>
      </w:r>
      <w:r>
        <w:fldChar w:fldCharType="separate"/>
      </w:r>
      <w:r>
        <w:rPr>
          <w:noProof/>
        </w:rPr>
        <w:t>6</w:t>
      </w:r>
      <w:r>
        <w:rPr>
          <w:noProof/>
        </w:rPr>
        <w:fldChar w:fldCharType="end"/>
      </w:r>
      <w:r>
        <w:t xml:space="preserve"> Tabela przedstawiająca wyniki pomiarów</w:t>
      </w:r>
      <w:bookmarkEnd w:id="65"/>
    </w:p>
    <w:p w14:paraId="238601FE" w14:textId="77777777" w:rsidR="00B379B1" w:rsidRPr="00B75994" w:rsidRDefault="00B379B1" w:rsidP="00B75994">
      <w:pPr>
        <w:overflowPunct/>
        <w:autoSpaceDE/>
        <w:autoSpaceDN/>
        <w:adjustRightInd/>
        <w:spacing w:line="360" w:lineRule="auto"/>
        <w:contextualSpacing/>
        <w:jc w:val="both"/>
        <w:textAlignment w:val="auto"/>
        <w:rPr>
          <w:szCs w:val="24"/>
        </w:rPr>
      </w:pPr>
    </w:p>
    <w:p w14:paraId="539BA037" w14:textId="77777777" w:rsidR="00E156BE" w:rsidRPr="00B75994" w:rsidRDefault="009B300E" w:rsidP="00126423">
      <w:pPr>
        <w:overflowPunct/>
        <w:autoSpaceDE/>
        <w:autoSpaceDN/>
        <w:adjustRightInd/>
        <w:spacing w:line="360" w:lineRule="auto"/>
        <w:contextualSpacing/>
        <w:jc w:val="center"/>
        <w:textAlignment w:val="auto"/>
        <w:rPr>
          <w:szCs w:val="24"/>
        </w:rPr>
      </w:pPr>
      <w:r w:rsidRPr="00B75994">
        <w:rPr>
          <w:noProof/>
          <w:szCs w:val="24"/>
        </w:rPr>
        <w:lastRenderedPageBreak/>
        <w:drawing>
          <wp:inline distT="0" distB="0" distL="0" distR="0" wp14:anchorId="1DC53DB4" wp14:editId="55B91D34">
            <wp:extent cx="4572000" cy="2743200"/>
            <wp:effectExtent l="0" t="0" r="0" b="0"/>
            <wp:docPr id="479480119" name="Wykres 1">
              <a:extLst xmlns:a="http://schemas.openxmlformats.org/drawingml/2006/main">
                <a:ext uri="{FF2B5EF4-FFF2-40B4-BE49-F238E27FC236}">
                  <a16:creationId xmlns:a16="http://schemas.microsoft.com/office/drawing/2014/main" id="{FFC68989-844A-829B-D504-8E95EF34D2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CE3CCB8" w14:textId="11248B90" w:rsidR="00BD4AEC" w:rsidRPr="00B75994" w:rsidRDefault="006D760D" w:rsidP="006D760D">
      <w:pPr>
        <w:pStyle w:val="Legenda"/>
        <w:rPr>
          <w:szCs w:val="24"/>
        </w:rPr>
      </w:pPr>
      <w:bookmarkStart w:id="66" w:name="_Toc187593802"/>
      <w:r>
        <w:t xml:space="preserve">Rys.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Rys. \* ARABIC \s 1 </w:instrText>
      </w:r>
      <w:r>
        <w:fldChar w:fldCharType="separate"/>
      </w:r>
      <w:r>
        <w:rPr>
          <w:noProof/>
        </w:rPr>
        <w:t>7</w:t>
      </w:r>
      <w:r>
        <w:rPr>
          <w:noProof/>
        </w:rPr>
        <w:fldChar w:fldCharType="end"/>
      </w:r>
      <w:r>
        <w:t xml:space="preserve"> Wykres prezentujące wyniki pomiarów</w:t>
      </w:r>
      <w:bookmarkEnd w:id="66"/>
    </w:p>
    <w:p w14:paraId="6BD3969C" w14:textId="77777777" w:rsidR="00BD4AEC" w:rsidRPr="00B75994" w:rsidRDefault="00BD4AEC" w:rsidP="00B75994">
      <w:pPr>
        <w:overflowPunct/>
        <w:autoSpaceDE/>
        <w:autoSpaceDN/>
        <w:adjustRightInd/>
        <w:spacing w:line="360" w:lineRule="auto"/>
        <w:contextualSpacing/>
        <w:jc w:val="both"/>
        <w:textAlignment w:val="auto"/>
        <w:rPr>
          <w:szCs w:val="24"/>
        </w:rPr>
      </w:pPr>
    </w:p>
    <w:p w14:paraId="34CD8FC0" w14:textId="5CA3BA40" w:rsidR="00BD4AEC" w:rsidRPr="00B75994" w:rsidRDefault="00BD4AEC" w:rsidP="00B75994">
      <w:pPr>
        <w:overflowPunct/>
        <w:autoSpaceDE/>
        <w:autoSpaceDN/>
        <w:adjustRightInd/>
        <w:spacing w:line="360" w:lineRule="auto"/>
        <w:contextualSpacing/>
        <w:jc w:val="both"/>
        <w:textAlignment w:val="auto"/>
        <w:rPr>
          <w:szCs w:val="24"/>
        </w:rPr>
      </w:pPr>
      <w:r w:rsidRPr="00B75994">
        <w:rPr>
          <w:szCs w:val="24"/>
        </w:rPr>
        <w:tab/>
      </w:r>
      <w:r w:rsidR="000E7D64" w:rsidRPr="000E7D64">
        <w:rPr>
          <w:szCs w:val="24"/>
        </w:rPr>
        <w:t>Na podstawie analizy przedstawionego wykresu i tabeli można stwierdzić, że dla wyznaczonych punktów pomiarowych, takich jak książka i kubek, zmierzona odległość w dużym stopniu odpowiada rzeczywistej wartości. Przy założeniu, że błędy mogą wynikać z niedokładności narzędzi pomiarowych lub ich niewłaściwego ustawienia, można uznać uzyskane wyniki za bardzo zbliżone do idealnych.</w:t>
      </w:r>
      <w:r w:rsidR="000E7D64">
        <w:rPr>
          <w:szCs w:val="24"/>
        </w:rPr>
        <w:t xml:space="preserve"> </w:t>
      </w:r>
      <w:r w:rsidR="000E7D64" w:rsidRPr="000E7D64">
        <w:rPr>
          <w:szCs w:val="24"/>
        </w:rPr>
        <w:t>Jednakże przeprowadzone obliczenia wskazują, że zaobserwowany błąd pomiarowy wynika przede wszystkim z niedokładności zastosowanych przekształceń matematycznych oraz wprowadzenia istotnych uproszczeń w modelu. Użycie długich słów bitowych (powyżej 30 bitów) umożliwiłoby znacznie precyzyjniejsze obliczenia odległości, zbliżając się do wartości idealnych. Niemniej jednak, takie podejście wymagałoby znacznych zasobów sprzętowych, w szczególności dużej liczby wbudowanych 9-bitowych mnożników, co mogłoby znacząco obciążyć układ i wpłynąć na jego efektywność operacyjną.</w:t>
      </w:r>
    </w:p>
    <w:p w14:paraId="0CFD3D40" w14:textId="77777777" w:rsidR="000D61F0" w:rsidRPr="00B75994" w:rsidRDefault="000D61F0" w:rsidP="00B75994">
      <w:pPr>
        <w:overflowPunct/>
        <w:autoSpaceDE/>
        <w:autoSpaceDN/>
        <w:adjustRightInd/>
        <w:spacing w:line="360" w:lineRule="auto"/>
        <w:contextualSpacing/>
        <w:jc w:val="both"/>
        <w:textAlignment w:val="auto"/>
        <w:rPr>
          <w:szCs w:val="24"/>
        </w:rPr>
      </w:pPr>
    </w:p>
    <w:p w14:paraId="46DEBFBC" w14:textId="4AE09BB4" w:rsidR="000D61F0" w:rsidRPr="00B75994" w:rsidRDefault="000D61F0" w:rsidP="00B75994">
      <w:pPr>
        <w:overflowPunct/>
        <w:autoSpaceDE/>
        <w:autoSpaceDN/>
        <w:adjustRightInd/>
        <w:spacing w:line="360" w:lineRule="auto"/>
        <w:contextualSpacing/>
        <w:jc w:val="both"/>
        <w:textAlignment w:val="auto"/>
        <w:rPr>
          <w:szCs w:val="24"/>
        </w:rPr>
      </w:pPr>
      <w:r w:rsidRPr="00B75994">
        <w:rPr>
          <w:szCs w:val="24"/>
        </w:rPr>
        <w:tab/>
        <w:t xml:space="preserve">Stosując następującą metodę </w:t>
      </w:r>
      <w:r w:rsidR="000E7D64">
        <w:rPr>
          <w:szCs w:val="24"/>
        </w:rPr>
        <w:t>szacowania</w:t>
      </w:r>
      <w:r w:rsidRPr="00B75994">
        <w:rPr>
          <w:szCs w:val="24"/>
        </w:rPr>
        <w:t xml:space="preserve"> błędu:</w:t>
      </w:r>
    </w:p>
    <w:p w14:paraId="2CDE6928" w14:textId="613771A6" w:rsidR="000D61F0" w:rsidRPr="000D61F0" w:rsidRDefault="000D61F0" w:rsidP="00B75994">
      <w:pPr>
        <w:overflowPunct/>
        <w:autoSpaceDE/>
        <w:autoSpaceDN/>
        <w:adjustRightInd/>
        <w:spacing w:line="360" w:lineRule="auto"/>
        <w:contextualSpacing/>
        <w:jc w:val="both"/>
        <w:textAlignment w:val="auto"/>
        <w:rPr>
          <w:szCs w:val="24"/>
        </w:rPr>
      </w:pPr>
      <w:r w:rsidRPr="000D61F0">
        <w:rPr>
          <w:b/>
          <w:bCs/>
          <w:szCs w:val="24"/>
        </w:rPr>
        <w:t>Średni wynik pomiaru (</w:t>
      </w:r>
      <w:r w:rsidR="004F3695" w:rsidRPr="00B75994">
        <w:rPr>
          <w:b/>
          <w:bCs/>
          <w:szCs w:val="24"/>
        </w:rPr>
        <w:t>ꭓ</w:t>
      </w:r>
      <w:r w:rsidRPr="000D61F0">
        <w:rPr>
          <w:b/>
          <w:bCs/>
          <w:szCs w:val="24"/>
        </w:rPr>
        <w:t>)</w:t>
      </w:r>
      <w:r w:rsidRPr="000D61F0">
        <w:rPr>
          <w:szCs w:val="24"/>
        </w:rPr>
        <w:t>: Średnia wszystkich odczytów w danej kategorii.</w:t>
      </w:r>
    </w:p>
    <w:p w14:paraId="6B74F979" w14:textId="3BFFE752" w:rsidR="000D61F0" w:rsidRPr="000D61F0" w:rsidRDefault="000D61F0" w:rsidP="00B75994">
      <w:pPr>
        <w:overflowPunct/>
        <w:autoSpaceDE/>
        <w:autoSpaceDN/>
        <w:adjustRightInd/>
        <w:spacing w:line="360" w:lineRule="auto"/>
        <w:contextualSpacing/>
        <w:jc w:val="both"/>
        <w:textAlignment w:val="auto"/>
        <w:rPr>
          <w:szCs w:val="24"/>
        </w:rPr>
      </w:pPr>
      <w:r w:rsidRPr="000D61F0">
        <w:rPr>
          <w:b/>
          <w:bCs/>
          <w:szCs w:val="24"/>
        </w:rPr>
        <w:t>Wartość rzeczywista (</w:t>
      </w:r>
      <w:proofErr w:type="spellStart"/>
      <w:r w:rsidRPr="000D61F0">
        <w:rPr>
          <w:b/>
          <w:bCs/>
          <w:szCs w:val="24"/>
        </w:rPr>
        <w:t>x</w:t>
      </w:r>
      <w:r w:rsidRPr="000D61F0">
        <w:rPr>
          <w:b/>
          <w:bCs/>
          <w:szCs w:val="24"/>
          <w:vertAlign w:val="subscript"/>
        </w:rPr>
        <w:t>rzeczywista</w:t>
      </w:r>
      <w:proofErr w:type="spellEnd"/>
      <w:r w:rsidRPr="000D61F0">
        <w:rPr>
          <w:b/>
          <w:bCs/>
          <w:szCs w:val="24"/>
        </w:rPr>
        <w:t>)</w:t>
      </w:r>
      <w:r w:rsidRPr="000D61F0">
        <w:rPr>
          <w:szCs w:val="24"/>
        </w:rPr>
        <w:t>: Odległość rzeczywista, która była mierzona.</w:t>
      </w:r>
      <w:r w:rsidR="000E7D64">
        <w:rPr>
          <w:szCs w:val="24"/>
        </w:rPr>
        <w:t xml:space="preserve"> </w:t>
      </w:r>
    </w:p>
    <w:p w14:paraId="01937DEA" w14:textId="26C66613" w:rsidR="000D61F0" w:rsidRPr="000D61F0" w:rsidRDefault="000D61F0" w:rsidP="00B75994">
      <w:pPr>
        <w:overflowPunct/>
        <w:autoSpaceDE/>
        <w:autoSpaceDN/>
        <w:adjustRightInd/>
        <w:spacing w:line="360" w:lineRule="auto"/>
        <w:contextualSpacing/>
        <w:jc w:val="both"/>
        <w:textAlignment w:val="auto"/>
        <w:rPr>
          <w:szCs w:val="24"/>
        </w:rPr>
      </w:pPr>
      <w:r w:rsidRPr="000D61F0">
        <w:rPr>
          <w:b/>
          <w:bCs/>
          <w:szCs w:val="24"/>
        </w:rPr>
        <w:t>Błąd bezwzględny (</w:t>
      </w:r>
      <w:r w:rsidRPr="000D61F0">
        <w:rPr>
          <w:rFonts w:ascii="Cambria Math" w:hAnsi="Cambria Math" w:cs="Cambria Math"/>
          <w:b/>
          <w:bCs/>
          <w:szCs w:val="24"/>
        </w:rPr>
        <w:t>∣</w:t>
      </w:r>
      <w:r w:rsidRPr="000D61F0">
        <w:rPr>
          <w:b/>
          <w:bCs/>
          <w:szCs w:val="24"/>
        </w:rPr>
        <w:t>E</w:t>
      </w:r>
      <w:r w:rsidRPr="000D61F0">
        <w:rPr>
          <w:rFonts w:ascii="Cambria Math" w:hAnsi="Cambria Math" w:cs="Cambria Math"/>
          <w:b/>
          <w:bCs/>
          <w:szCs w:val="24"/>
        </w:rPr>
        <w:t>∣</w:t>
      </w:r>
      <w:r w:rsidRPr="000D61F0">
        <w:rPr>
          <w:b/>
          <w:bCs/>
          <w:szCs w:val="24"/>
        </w:rPr>
        <w:t>)</w:t>
      </w:r>
      <w:r w:rsidRPr="000D61F0">
        <w:rPr>
          <w:szCs w:val="24"/>
        </w:rPr>
        <w:t xml:space="preserve">: Średnia wartość różnicy między wynikami pomiarów a wartością rzeczywistą </w:t>
      </w:r>
      <w:proofErr w:type="gramStart"/>
      <w:r w:rsidRPr="000D61F0">
        <w:rPr>
          <w:szCs w:val="24"/>
        </w:rPr>
        <w:t>(</w:t>
      </w:r>
      <w:r w:rsidR="004F3695" w:rsidRPr="00B75994">
        <w:rPr>
          <w:b/>
          <w:bCs/>
          <w:szCs w:val="24"/>
        </w:rPr>
        <w:t>ꭓ -</w:t>
      </w:r>
      <w:proofErr w:type="gramEnd"/>
      <w:r w:rsidR="004F3695" w:rsidRPr="00B75994">
        <w:rPr>
          <w:b/>
          <w:bCs/>
          <w:szCs w:val="24"/>
        </w:rPr>
        <w:t xml:space="preserve"> </w:t>
      </w:r>
      <w:proofErr w:type="spellStart"/>
      <w:r w:rsidR="004F3695" w:rsidRPr="000D61F0">
        <w:rPr>
          <w:b/>
          <w:bCs/>
          <w:szCs w:val="24"/>
        </w:rPr>
        <w:t>x</w:t>
      </w:r>
      <w:r w:rsidR="004F3695" w:rsidRPr="000D61F0">
        <w:rPr>
          <w:b/>
          <w:bCs/>
          <w:szCs w:val="24"/>
          <w:vertAlign w:val="subscript"/>
        </w:rPr>
        <w:t>rzeczywista</w:t>
      </w:r>
      <w:proofErr w:type="spellEnd"/>
      <w:r w:rsidRPr="000D61F0">
        <w:rPr>
          <w:szCs w:val="24"/>
        </w:rPr>
        <w:t>).</w:t>
      </w:r>
    </w:p>
    <w:p w14:paraId="08B992F1" w14:textId="42B00526" w:rsidR="004F3695" w:rsidRPr="00B75994" w:rsidRDefault="000D61F0" w:rsidP="00B75994">
      <w:pPr>
        <w:overflowPunct/>
        <w:autoSpaceDE/>
        <w:autoSpaceDN/>
        <w:adjustRightInd/>
        <w:spacing w:line="360" w:lineRule="auto"/>
        <w:contextualSpacing/>
        <w:jc w:val="both"/>
        <w:textAlignment w:val="auto"/>
        <w:rPr>
          <w:szCs w:val="24"/>
        </w:rPr>
      </w:pPr>
      <w:r w:rsidRPr="00B75994">
        <w:rPr>
          <w:b/>
          <w:bCs/>
          <w:szCs w:val="24"/>
        </w:rPr>
        <w:t>Błąd względny (</w:t>
      </w:r>
      <w:r w:rsidR="004F3695" w:rsidRPr="00B75994">
        <w:rPr>
          <w:b/>
          <w:bCs/>
          <w:szCs w:val="24"/>
        </w:rPr>
        <w:t>%</w:t>
      </w:r>
      <w:r w:rsidRPr="00B75994">
        <w:rPr>
          <w:b/>
          <w:bCs/>
          <w:szCs w:val="24"/>
        </w:rPr>
        <w:t>)</w:t>
      </w:r>
      <w:r w:rsidRPr="00B75994">
        <w:rPr>
          <w:szCs w:val="24"/>
        </w:rPr>
        <w:t>: Wyrażony procentowo błąd obliczany jako:</w:t>
      </w:r>
    </w:p>
    <w:p w14:paraId="3A1BB220" w14:textId="53258290" w:rsidR="000D61F0" w:rsidRPr="009E49F5" w:rsidRDefault="009E49F5" w:rsidP="004347A2">
      <w:pPr>
        <w:overflowPunct/>
        <w:autoSpaceDE/>
        <w:autoSpaceDN/>
        <w:adjustRightInd/>
        <w:spacing w:line="360" w:lineRule="auto"/>
        <w:contextualSpacing/>
        <w:jc w:val="center"/>
        <w:textAlignment w:val="auto"/>
        <w:rPr>
          <w:szCs w:val="24"/>
        </w:rPr>
      </w:pPr>
      <m:oMathPara>
        <m:oMath>
          <m:eqArr>
            <m:eqArrPr>
              <m:maxDist m:val="1"/>
              <m:ctrlPr>
                <w:rPr>
                  <w:rFonts w:ascii="Cambria Math" w:hAnsi="Cambria Math"/>
                  <w:i/>
                  <w:szCs w:val="24"/>
                </w:rPr>
              </m:ctrlPr>
            </m:eqArrPr>
            <m:e>
              <m:r>
                <m:rPr>
                  <m:sty m:val="p"/>
                </m:rPr>
                <w:rPr>
                  <w:rFonts w:ascii="Cambria Math" w:hAnsi="Cambria Math"/>
                  <w:szCs w:val="24"/>
                </w:rPr>
                <m:t>Błąd względny =</m:t>
              </m:r>
              <m:d>
                <m:dPr>
                  <m:ctrlPr>
                    <w:rPr>
                      <w:rFonts w:ascii="Cambria Math"/>
                      <w:szCs w:val="24"/>
                    </w:rPr>
                  </m:ctrlPr>
                </m:dPr>
                <m:e>
                  <m:f>
                    <m:fPr>
                      <m:ctrlPr>
                        <w:rPr>
                          <w:rFonts w:ascii="Cambria Math" w:hAnsi="Cambria Math"/>
                          <w:i/>
                          <w:szCs w:val="24"/>
                        </w:rPr>
                      </m:ctrlPr>
                    </m:fPr>
                    <m:num>
                      <m:r>
                        <m:rPr>
                          <m:sty m:val="bi"/>
                        </m:rPr>
                        <w:rPr>
                          <w:rFonts w:ascii="Cambria Math" w:hAnsi="Cambria Math"/>
                          <w:szCs w:val="24"/>
                        </w:rPr>
                        <m:t>∣E∣</m:t>
                      </m:r>
                    </m:num>
                    <m:den>
                      <m:r>
                        <m:rPr>
                          <m:sty m:val="bi"/>
                        </m:rPr>
                        <w:rPr>
                          <w:rFonts w:ascii="Cambria Math" w:hAnsi="Cambria Math"/>
                          <w:szCs w:val="24"/>
                        </w:rPr>
                        <m:t>X</m:t>
                      </m:r>
                      <m:r>
                        <m:rPr>
                          <m:sty m:val="bi"/>
                        </m:rPr>
                        <w:rPr>
                          <w:rFonts w:ascii="Cambria Math" w:hAnsi="Cambria Math"/>
                          <w:szCs w:val="24"/>
                          <w:vertAlign w:val="subscript"/>
                        </w:rPr>
                        <m:t>rzeczywista</m:t>
                      </m:r>
                    </m:den>
                  </m:f>
                  <m:ctrlPr>
                    <w:rPr>
                      <w:rFonts w:ascii="Cambria Math" w:hAnsi="Cambria Math"/>
                      <w:szCs w:val="24"/>
                    </w:rPr>
                  </m:ctrlPr>
                </m:e>
              </m:d>
              <m:r>
                <m:rPr>
                  <m:sty m:val="p"/>
                </m:rPr>
                <w:rPr>
                  <w:rFonts w:ascii="Cambria Math" w:hAnsi="Cambria Math"/>
                  <w:szCs w:val="24"/>
                </w:rPr>
                <m:t>×100</m:t>
              </m:r>
              <m:r>
                <w:rPr>
                  <w:rFonts w:ascii="Cambria Math" w:hAnsi="Cambria Math"/>
                  <w:szCs w:val="24"/>
                </w:rPr>
                <m:t>#</m:t>
              </m:r>
              <m:d>
                <m:dPr>
                  <m:ctrlPr>
                    <w:rPr>
                      <w:rFonts w:ascii="Cambria Math" w:hAnsi="Cambria Math"/>
                      <w:i/>
                      <w:szCs w:val="24"/>
                    </w:rPr>
                  </m:ctrlPr>
                </m:dPr>
                <m:e>
                  <m:r>
                    <w:rPr>
                      <w:rFonts w:ascii="Cambria Math" w:hAnsi="Cambria Math"/>
                      <w:szCs w:val="24"/>
                    </w:rPr>
                    <m:t>7</m:t>
                  </m:r>
                  <m:r>
                    <w:rPr>
                      <w:rFonts w:ascii="Cambria Math" w:hAnsi="Cambria Math"/>
                      <w:szCs w:val="24"/>
                    </w:rPr>
                    <m:t>.</m:t>
                  </m:r>
                </m:e>
              </m:d>
            </m:e>
          </m:eqArr>
        </m:oMath>
      </m:oMathPara>
    </w:p>
    <w:p w14:paraId="246A1CAA" w14:textId="77777777" w:rsidR="009E49F5" w:rsidRPr="009E49F5" w:rsidRDefault="009E49F5" w:rsidP="004347A2">
      <w:pPr>
        <w:overflowPunct/>
        <w:autoSpaceDE/>
        <w:autoSpaceDN/>
        <w:adjustRightInd/>
        <w:spacing w:line="360" w:lineRule="auto"/>
        <w:contextualSpacing/>
        <w:jc w:val="center"/>
        <w:textAlignment w:val="auto"/>
        <w:rPr>
          <w:szCs w:val="24"/>
        </w:rPr>
      </w:pPr>
    </w:p>
    <w:p w14:paraId="6F3F9920" w14:textId="77777777" w:rsidR="007B4D8B" w:rsidRPr="00B75994" w:rsidRDefault="007B4D8B" w:rsidP="00B75994">
      <w:pPr>
        <w:overflowPunct/>
        <w:autoSpaceDE/>
        <w:autoSpaceDN/>
        <w:adjustRightInd/>
        <w:spacing w:line="360" w:lineRule="auto"/>
        <w:contextualSpacing/>
        <w:jc w:val="both"/>
        <w:textAlignment w:val="auto"/>
        <w:rPr>
          <w:szCs w:val="24"/>
        </w:rPr>
      </w:pPr>
    </w:p>
    <w:p w14:paraId="54D037E8" w14:textId="77777777"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t>Otrzymujemy następujące błędy pomiarowe:</w:t>
      </w:r>
    </w:p>
    <w:p w14:paraId="34B70C88" w14:textId="04D5D77C"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t>Książka:</w:t>
      </w:r>
    </w:p>
    <w:p w14:paraId="6D6884F6" w14:textId="77777777"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t>Błąd bezwzględny: 0,53 cm</w:t>
      </w:r>
    </w:p>
    <w:p w14:paraId="5DC1BD1D" w14:textId="77777777"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t>Błąd względny: 0,62%</w:t>
      </w:r>
    </w:p>
    <w:p w14:paraId="2797B619" w14:textId="39BF79E4"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t>Kubek:</w:t>
      </w:r>
    </w:p>
    <w:p w14:paraId="0231B008" w14:textId="77777777"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t>Błąd bezwzględny: 1,45 cm</w:t>
      </w:r>
    </w:p>
    <w:p w14:paraId="473AD94E" w14:textId="77777777"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t>Błąd względny: 2,76%</w:t>
      </w:r>
    </w:p>
    <w:p w14:paraId="5D25728E" w14:textId="09858C28"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t>Zgnieciona kartka:</w:t>
      </w:r>
    </w:p>
    <w:p w14:paraId="00A8ABB9" w14:textId="77777777" w:rsidR="007B4D8B" w:rsidRPr="00B75994" w:rsidRDefault="007B4D8B" w:rsidP="00B75994">
      <w:pPr>
        <w:overflowPunct/>
        <w:autoSpaceDE/>
        <w:autoSpaceDN/>
        <w:adjustRightInd/>
        <w:spacing w:line="360" w:lineRule="auto"/>
        <w:contextualSpacing/>
        <w:jc w:val="both"/>
        <w:textAlignment w:val="auto"/>
        <w:rPr>
          <w:szCs w:val="24"/>
        </w:rPr>
      </w:pPr>
      <w:r w:rsidRPr="00B75994">
        <w:rPr>
          <w:szCs w:val="24"/>
        </w:rPr>
        <w:t>Błąd bezwzględny: 10,1 cm</w:t>
      </w:r>
    </w:p>
    <w:p w14:paraId="581C7ED6" w14:textId="77777777" w:rsidR="00BB65A1" w:rsidRDefault="007B4D8B" w:rsidP="00BB65A1">
      <w:pPr>
        <w:overflowPunct/>
        <w:autoSpaceDE/>
        <w:autoSpaceDN/>
        <w:adjustRightInd/>
        <w:spacing w:line="360" w:lineRule="auto"/>
        <w:contextualSpacing/>
        <w:jc w:val="both"/>
        <w:textAlignment w:val="auto"/>
        <w:rPr>
          <w:szCs w:val="24"/>
        </w:rPr>
      </w:pPr>
      <w:r w:rsidRPr="00B75994">
        <w:rPr>
          <w:szCs w:val="24"/>
        </w:rPr>
        <w:t>Błąd względny: 19,24%</w:t>
      </w:r>
    </w:p>
    <w:p w14:paraId="22DF3BEC" w14:textId="35F6CCD3" w:rsidR="00EA6170" w:rsidRPr="00B75994" w:rsidRDefault="008B5E8A" w:rsidP="00BB65A1">
      <w:pPr>
        <w:pStyle w:val="Nagwek1"/>
      </w:pPr>
      <w:bookmarkStart w:id="67" w:name="_Toc187605622"/>
      <w:r w:rsidRPr="00126423">
        <w:t>W</w:t>
      </w:r>
      <w:r w:rsidR="007B1B80" w:rsidRPr="00126423">
        <w:t>nioski</w:t>
      </w:r>
      <w:bookmarkEnd w:id="67"/>
    </w:p>
    <w:p w14:paraId="3F4D987F" w14:textId="2C11A94B" w:rsidR="00EA6170" w:rsidRPr="00B75994" w:rsidRDefault="00EA6170" w:rsidP="00B75994">
      <w:pPr>
        <w:pStyle w:val="Tekstpods"/>
        <w:spacing w:after="0" w:line="360" w:lineRule="auto"/>
        <w:rPr>
          <w:szCs w:val="24"/>
        </w:rPr>
      </w:pPr>
      <w:r w:rsidRPr="00B75994">
        <w:rPr>
          <w:szCs w:val="24"/>
        </w:rPr>
        <w:t xml:space="preserve">Opracowanie inteligentnego rdzenia dalmierza ultradźwiękowego to krok w kierunku zwiększenia funkcjonalności i autonomii robotów mobilnych. Projekt udowodnił skuteczność technologii ultradźwiękowej w aplikacjach robotów mobilnych, jednocześnie wskazując na wyzwania związane z jej ograniczeniami w specyficznych warunkach. Integracja dalmierza z systemami wieloczujnikowymi stanowi obiecujący kierunek dalszych badań i rozwoju. Technologia ultradźwiękowa sprawdziła się jako rozwiązanie o dużej niezawodności w standardowych warunkach. Jednak jej ograniczenia w wykrywaniu przeszkód z materiałów pochłaniających dźwięk sugerują potrzebę zastosowania systemów wspomagających, takich jak </w:t>
      </w:r>
      <w:proofErr w:type="spellStart"/>
      <w:r w:rsidRPr="00B75994">
        <w:rPr>
          <w:szCs w:val="24"/>
        </w:rPr>
        <w:t>lidar</w:t>
      </w:r>
      <w:proofErr w:type="spellEnd"/>
      <w:r w:rsidRPr="00B75994">
        <w:rPr>
          <w:szCs w:val="24"/>
        </w:rPr>
        <w:t xml:space="preserve"> lub czujniki optyczne, w szczególnie wymagających środowiskach.</w:t>
      </w:r>
    </w:p>
    <w:p w14:paraId="309733DF" w14:textId="346E5FCC" w:rsidR="00EA6170" w:rsidRPr="00B75994" w:rsidRDefault="00EA6170" w:rsidP="00126423">
      <w:pPr>
        <w:pStyle w:val="Nagwek2"/>
      </w:pPr>
      <w:bookmarkStart w:id="68" w:name="_Toc187605623"/>
      <w:r w:rsidRPr="00B75994">
        <w:t xml:space="preserve">Realizacja celu </w:t>
      </w:r>
      <w:r w:rsidRPr="00126423">
        <w:t>pracy</w:t>
      </w:r>
      <w:bookmarkEnd w:id="68"/>
    </w:p>
    <w:p w14:paraId="07B434C1" w14:textId="1EA96818" w:rsidR="00EA6170" w:rsidRPr="00B75994" w:rsidRDefault="00EA6170" w:rsidP="00B75994">
      <w:pPr>
        <w:pStyle w:val="Tekstpods"/>
        <w:spacing w:after="0" w:line="360" w:lineRule="auto"/>
        <w:rPr>
          <w:szCs w:val="24"/>
        </w:rPr>
      </w:pPr>
      <w:r w:rsidRPr="00B75994">
        <w:rPr>
          <w:szCs w:val="24"/>
        </w:rPr>
        <w:t xml:space="preserve">Testy wykazały, że precyzja pomiaru dalmierza ultradźwiękowego jest silnie uzależniona od warunków środowiskowych, takich jak obecność przeszkód o różnych </w:t>
      </w:r>
      <w:r w:rsidRPr="00B75994">
        <w:rPr>
          <w:szCs w:val="24"/>
        </w:rPr>
        <w:lastRenderedPageBreak/>
        <w:t>właściwościach powierzchni. W szczególności obiekty o nieregularnych kształtach (np. zgniecione kartki) oraz materiały pochłaniające dźwięk (np. tkaniny) mogą wprowadzać istotne zakłócenia. Istotnym czynnikiem jest też konieczność przekształceń wyników pomiarów, która istotnie wpływa na ostateczny zapisany wynik, lecz nie sam pomiar.</w:t>
      </w:r>
      <w:r w:rsidR="00C82B83">
        <w:rPr>
          <w:szCs w:val="24"/>
        </w:rPr>
        <w:t xml:space="preserve"> Należałoby również sprawdzić wpływ temperatury i ciśnienia na wyniki pomiaru, jednak w przypadku naszego prostego układu pomiarowego było to utrudnione.</w:t>
      </w:r>
    </w:p>
    <w:p w14:paraId="08A63613" w14:textId="06815B9A" w:rsidR="00EA6170" w:rsidRPr="00B75994" w:rsidRDefault="00EA6170" w:rsidP="00B75994">
      <w:pPr>
        <w:pStyle w:val="Nagwek2"/>
        <w:spacing w:after="0" w:line="360" w:lineRule="auto"/>
        <w:jc w:val="both"/>
        <w:rPr>
          <w:sz w:val="24"/>
          <w:szCs w:val="24"/>
        </w:rPr>
      </w:pPr>
      <w:bookmarkStart w:id="69" w:name="_Toc187605624"/>
      <w:r w:rsidRPr="00B75994">
        <w:rPr>
          <w:sz w:val="24"/>
          <w:szCs w:val="24"/>
        </w:rPr>
        <w:t>Możliwości rozwoju</w:t>
      </w:r>
      <w:bookmarkEnd w:id="69"/>
    </w:p>
    <w:p w14:paraId="0AD9C6F4" w14:textId="040AC46E" w:rsidR="007B1B80" w:rsidRPr="00B75994" w:rsidRDefault="00EA6170" w:rsidP="00B75994">
      <w:pPr>
        <w:overflowPunct/>
        <w:autoSpaceDE/>
        <w:autoSpaceDN/>
        <w:adjustRightInd/>
        <w:spacing w:line="360" w:lineRule="auto"/>
        <w:ind w:firstLine="357"/>
        <w:contextualSpacing/>
        <w:jc w:val="both"/>
        <w:textAlignment w:val="auto"/>
        <w:rPr>
          <w:szCs w:val="24"/>
        </w:rPr>
      </w:pPr>
      <w:r w:rsidRPr="00B75994">
        <w:rPr>
          <w:szCs w:val="24"/>
        </w:rPr>
        <w:t>Opracowany inteligentny rdzeń dalmierza ma potencjał zastosowania nie tylko w robotach mobilnych, ale także w dronach, autonomicznych pojazdach lądowych oraz systemach bezpieczeństwa, takich jak automatyczne bramy czy czujniki parkowania.</w:t>
      </w:r>
    </w:p>
    <w:p w14:paraId="65F9C3DC" w14:textId="22B631F8" w:rsidR="00E40D7B" w:rsidRPr="00B75994" w:rsidRDefault="00AD078D" w:rsidP="00B75994">
      <w:pPr>
        <w:overflowPunct/>
        <w:autoSpaceDE/>
        <w:autoSpaceDN/>
        <w:adjustRightInd/>
        <w:spacing w:line="360" w:lineRule="auto"/>
        <w:contextualSpacing/>
        <w:jc w:val="both"/>
        <w:textAlignment w:val="auto"/>
        <w:rPr>
          <w:szCs w:val="24"/>
        </w:rPr>
        <w:sectPr w:rsidR="00E40D7B" w:rsidRPr="00B75994" w:rsidSect="004E2988">
          <w:footnotePr>
            <w:numRestart w:val="eachPage"/>
          </w:footnotePr>
          <w:pgSz w:w="11907" w:h="16840" w:code="9"/>
          <w:pgMar w:top="1418" w:right="1418" w:bottom="1418" w:left="1701" w:header="709" w:footer="765" w:gutter="0"/>
          <w:cols w:space="708"/>
          <w:titlePg/>
          <w:docGrid w:linePitch="326"/>
        </w:sectPr>
      </w:pPr>
      <w:r w:rsidRPr="00B75994">
        <w:rPr>
          <w:szCs w:val="24"/>
        </w:rPr>
        <w:t>Projekt wykazał możliwości dalszego rozwoju, w tym implementację zaawansowanych algorytmów przetwarzania sygnału (np. filtry adaptacyjne) oraz wykorzystanie uczenia maszynowego do klasyfikacji przeszkód na podstawie ich odpowiedzi ultradźwiękowej. Dalsze prace mogą również obejmować optymalizację energetyczną systemu dla zastosowań w urządzeniach zasilanych bateryjnie</w:t>
      </w:r>
    </w:p>
    <w:bookmarkStart w:id="70" w:name="_Toc187605625" w:displacedByCustomXml="next"/>
    <w:sdt>
      <w:sdtPr>
        <w:rPr>
          <w:b w:val="0"/>
          <w:kern w:val="0"/>
          <w:sz w:val="24"/>
          <w:szCs w:val="20"/>
        </w:rPr>
        <w:id w:val="-596792264"/>
        <w:docPartObj>
          <w:docPartGallery w:val="Bibliographies"/>
          <w:docPartUnique/>
        </w:docPartObj>
      </w:sdtPr>
      <w:sdtContent>
        <w:p w14:paraId="4564BC6E" w14:textId="38AA0965" w:rsidR="00BB65A1" w:rsidRDefault="00BB65A1">
          <w:pPr>
            <w:pStyle w:val="Nagwek1"/>
          </w:pPr>
          <w:r>
            <w:t>Bibliografia</w:t>
          </w:r>
          <w:bookmarkEnd w:id="70"/>
        </w:p>
        <w:sdt>
          <w:sdtPr>
            <w:id w:val="111145805"/>
            <w:bibliography/>
          </w:sdtPr>
          <w:sdtContent>
            <w:p w14:paraId="70CA1519" w14:textId="77777777" w:rsidR="00BB65A1" w:rsidRDefault="00BB65A1">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3"/>
              </w:tblGrid>
              <w:tr w:rsidR="00BB65A1" w:rsidRPr="00A35B0B" w14:paraId="3AE7C893" w14:textId="77777777">
                <w:trPr>
                  <w:divId w:val="2016302807"/>
                  <w:tblCellSpacing w:w="15" w:type="dxa"/>
                </w:trPr>
                <w:tc>
                  <w:tcPr>
                    <w:tcW w:w="50" w:type="pct"/>
                    <w:hideMark/>
                  </w:tcPr>
                  <w:p w14:paraId="1E1548D8" w14:textId="6D65ADD1" w:rsidR="00BB65A1" w:rsidRDefault="00BB65A1">
                    <w:pPr>
                      <w:pStyle w:val="Bibliografia"/>
                      <w:rPr>
                        <w:noProof/>
                        <w:szCs w:val="24"/>
                      </w:rPr>
                    </w:pPr>
                    <w:r>
                      <w:rPr>
                        <w:noProof/>
                      </w:rPr>
                      <w:t xml:space="preserve">[1] </w:t>
                    </w:r>
                  </w:p>
                </w:tc>
                <w:tc>
                  <w:tcPr>
                    <w:tcW w:w="0" w:type="auto"/>
                    <w:hideMark/>
                  </w:tcPr>
                  <w:p w14:paraId="31984DA7" w14:textId="77777777" w:rsidR="00BB65A1" w:rsidRPr="00BB65A1" w:rsidRDefault="00BB65A1">
                    <w:pPr>
                      <w:pStyle w:val="Bibliografia"/>
                      <w:rPr>
                        <w:noProof/>
                        <w:lang w:val="en-US"/>
                      </w:rPr>
                    </w:pPr>
                    <w:r w:rsidRPr="00BB65A1">
                      <w:rPr>
                        <w:noProof/>
                        <w:lang w:val="en-US"/>
                      </w:rPr>
                      <w:t>A. K. R. Pratap, Application of Ultrasonic Waves for the Evaluation of Mechanical Properties., Procedia Engineering Conference, 2016, pp. 153-159.</w:t>
                    </w:r>
                  </w:p>
                </w:tc>
              </w:tr>
              <w:tr w:rsidR="00BB65A1" w:rsidRPr="00A35B0B" w14:paraId="13693D51" w14:textId="77777777">
                <w:trPr>
                  <w:divId w:val="2016302807"/>
                  <w:tblCellSpacing w:w="15" w:type="dxa"/>
                </w:trPr>
                <w:tc>
                  <w:tcPr>
                    <w:tcW w:w="50" w:type="pct"/>
                    <w:hideMark/>
                  </w:tcPr>
                  <w:p w14:paraId="69067F20" w14:textId="77777777" w:rsidR="00BB65A1" w:rsidRDefault="00BB65A1">
                    <w:pPr>
                      <w:pStyle w:val="Bibliografia"/>
                      <w:rPr>
                        <w:noProof/>
                      </w:rPr>
                    </w:pPr>
                    <w:r>
                      <w:rPr>
                        <w:noProof/>
                      </w:rPr>
                      <w:t xml:space="preserve">[2] </w:t>
                    </w:r>
                  </w:p>
                </w:tc>
                <w:tc>
                  <w:tcPr>
                    <w:tcW w:w="0" w:type="auto"/>
                    <w:hideMark/>
                  </w:tcPr>
                  <w:p w14:paraId="3947D2A8" w14:textId="77777777" w:rsidR="00BB65A1" w:rsidRPr="00BB65A1" w:rsidRDefault="00BB65A1">
                    <w:pPr>
                      <w:pStyle w:val="Bibliografia"/>
                      <w:rPr>
                        <w:noProof/>
                        <w:lang w:val="en-US"/>
                      </w:rPr>
                    </w:pPr>
                    <w:r w:rsidRPr="00BB65A1">
                      <w:rPr>
                        <w:noProof/>
                        <w:lang w:val="en-US"/>
                      </w:rPr>
                      <w:t xml:space="preserve">D. A. Russel, Absorption of Sound in Air. Demos and Simulations, Pensylvania State University, 2010. </w:t>
                    </w:r>
                  </w:p>
                </w:tc>
              </w:tr>
              <w:tr w:rsidR="00BB65A1" w:rsidRPr="00A35B0B" w14:paraId="3D694309" w14:textId="77777777">
                <w:trPr>
                  <w:divId w:val="2016302807"/>
                  <w:tblCellSpacing w:w="15" w:type="dxa"/>
                </w:trPr>
                <w:tc>
                  <w:tcPr>
                    <w:tcW w:w="50" w:type="pct"/>
                    <w:hideMark/>
                  </w:tcPr>
                  <w:p w14:paraId="47620E70" w14:textId="77777777" w:rsidR="00BB65A1" w:rsidRDefault="00BB65A1">
                    <w:pPr>
                      <w:pStyle w:val="Bibliografia"/>
                      <w:rPr>
                        <w:noProof/>
                      </w:rPr>
                    </w:pPr>
                    <w:r>
                      <w:rPr>
                        <w:noProof/>
                      </w:rPr>
                      <w:t xml:space="preserve">[3] </w:t>
                    </w:r>
                  </w:p>
                </w:tc>
                <w:tc>
                  <w:tcPr>
                    <w:tcW w:w="0" w:type="auto"/>
                    <w:hideMark/>
                  </w:tcPr>
                  <w:p w14:paraId="17D0B981" w14:textId="77777777" w:rsidR="00BB65A1" w:rsidRPr="00BB65A1" w:rsidRDefault="00BB65A1">
                    <w:pPr>
                      <w:pStyle w:val="Bibliografia"/>
                      <w:rPr>
                        <w:noProof/>
                        <w:lang w:val="en-US"/>
                      </w:rPr>
                    </w:pPr>
                    <w:r w:rsidRPr="00BB65A1">
                      <w:rPr>
                        <w:noProof/>
                        <w:lang w:val="en-US"/>
                      </w:rPr>
                      <w:t xml:space="preserve">S. Electronics, HC-SR04 Ultrasonic Sensor Datasheet., 2015. </w:t>
                    </w:r>
                  </w:p>
                </w:tc>
              </w:tr>
              <w:tr w:rsidR="00BB65A1" w:rsidRPr="00A35B0B" w14:paraId="5E8435B5" w14:textId="77777777">
                <w:trPr>
                  <w:divId w:val="2016302807"/>
                  <w:tblCellSpacing w:w="15" w:type="dxa"/>
                </w:trPr>
                <w:tc>
                  <w:tcPr>
                    <w:tcW w:w="50" w:type="pct"/>
                    <w:hideMark/>
                  </w:tcPr>
                  <w:p w14:paraId="0A3D7A74" w14:textId="77777777" w:rsidR="00BB65A1" w:rsidRDefault="00BB65A1">
                    <w:pPr>
                      <w:pStyle w:val="Bibliografia"/>
                      <w:rPr>
                        <w:noProof/>
                      </w:rPr>
                    </w:pPr>
                    <w:r>
                      <w:rPr>
                        <w:noProof/>
                      </w:rPr>
                      <w:t xml:space="preserve">[4] </w:t>
                    </w:r>
                  </w:p>
                </w:tc>
                <w:tc>
                  <w:tcPr>
                    <w:tcW w:w="0" w:type="auto"/>
                    <w:hideMark/>
                  </w:tcPr>
                  <w:p w14:paraId="738F60DF" w14:textId="77777777" w:rsidR="00BB65A1" w:rsidRPr="00BB65A1" w:rsidRDefault="00BB65A1">
                    <w:pPr>
                      <w:pStyle w:val="Bibliografia"/>
                      <w:rPr>
                        <w:noProof/>
                        <w:lang w:val="en-US"/>
                      </w:rPr>
                    </w:pPr>
                    <w:r w:rsidRPr="00BB65A1">
                      <w:rPr>
                        <w:noProof/>
                        <w:lang w:val="en-US"/>
                      </w:rPr>
                      <w:t xml:space="preserve">FriendlyWire, SG90 9 g Micro Servo, 2015. </w:t>
                    </w:r>
                  </w:p>
                </w:tc>
              </w:tr>
              <w:tr w:rsidR="00BB65A1" w:rsidRPr="00A35B0B" w14:paraId="694CC17A" w14:textId="77777777">
                <w:trPr>
                  <w:divId w:val="2016302807"/>
                  <w:tblCellSpacing w:w="15" w:type="dxa"/>
                </w:trPr>
                <w:tc>
                  <w:tcPr>
                    <w:tcW w:w="50" w:type="pct"/>
                    <w:hideMark/>
                  </w:tcPr>
                  <w:p w14:paraId="110D53C6" w14:textId="77777777" w:rsidR="00BB65A1" w:rsidRDefault="00BB65A1">
                    <w:pPr>
                      <w:pStyle w:val="Bibliografia"/>
                      <w:rPr>
                        <w:noProof/>
                      </w:rPr>
                    </w:pPr>
                    <w:r>
                      <w:rPr>
                        <w:noProof/>
                      </w:rPr>
                      <w:t xml:space="preserve">[5] </w:t>
                    </w:r>
                  </w:p>
                </w:tc>
                <w:tc>
                  <w:tcPr>
                    <w:tcW w:w="0" w:type="auto"/>
                    <w:hideMark/>
                  </w:tcPr>
                  <w:p w14:paraId="47537F70" w14:textId="77777777" w:rsidR="00BB65A1" w:rsidRPr="00BB65A1" w:rsidRDefault="00BB65A1">
                    <w:pPr>
                      <w:pStyle w:val="Bibliografia"/>
                      <w:rPr>
                        <w:noProof/>
                        <w:lang w:val="en-US"/>
                      </w:rPr>
                    </w:pPr>
                    <w:r w:rsidRPr="00BB65A1">
                      <w:rPr>
                        <w:noProof/>
                        <w:lang w:val="en-US"/>
                      </w:rPr>
                      <w:t>Gotronik, „Altera Cyclone IV EP4CE6,” [Online]. Available: https://www.gotronik.pl/altera-cyclone-iv-ep4ce6-fpga-zestaw-uruchomieniowy-p-8377.html.</w:t>
                    </w:r>
                  </w:p>
                </w:tc>
              </w:tr>
              <w:tr w:rsidR="00BB65A1" w:rsidRPr="00A35B0B" w14:paraId="4F2AA449" w14:textId="77777777">
                <w:trPr>
                  <w:divId w:val="2016302807"/>
                  <w:tblCellSpacing w:w="15" w:type="dxa"/>
                </w:trPr>
                <w:tc>
                  <w:tcPr>
                    <w:tcW w:w="50" w:type="pct"/>
                    <w:hideMark/>
                  </w:tcPr>
                  <w:p w14:paraId="40A764B3" w14:textId="77777777" w:rsidR="00BB65A1" w:rsidRDefault="00BB65A1">
                    <w:pPr>
                      <w:pStyle w:val="Bibliografia"/>
                      <w:rPr>
                        <w:noProof/>
                      </w:rPr>
                    </w:pPr>
                    <w:r>
                      <w:rPr>
                        <w:noProof/>
                      </w:rPr>
                      <w:t xml:space="preserve">[6] </w:t>
                    </w:r>
                  </w:p>
                </w:tc>
                <w:tc>
                  <w:tcPr>
                    <w:tcW w:w="0" w:type="auto"/>
                    <w:hideMark/>
                  </w:tcPr>
                  <w:p w14:paraId="70CEF8C5" w14:textId="77777777" w:rsidR="00BB65A1" w:rsidRPr="00BB65A1" w:rsidRDefault="00BB65A1">
                    <w:pPr>
                      <w:pStyle w:val="Bibliografia"/>
                      <w:rPr>
                        <w:noProof/>
                        <w:lang w:val="en-US"/>
                      </w:rPr>
                    </w:pPr>
                    <w:r w:rsidRPr="00BB65A1">
                      <w:rPr>
                        <w:noProof/>
                        <w:lang w:val="en-US"/>
                      </w:rPr>
                      <w:t xml:space="preserve">Nandland, VHDL vs Verilog: Which Language Should You Learn First?, 2020. </w:t>
                    </w:r>
                  </w:p>
                </w:tc>
              </w:tr>
              <w:tr w:rsidR="00BB65A1" w14:paraId="6E1F4DDE" w14:textId="77777777">
                <w:trPr>
                  <w:divId w:val="2016302807"/>
                  <w:tblCellSpacing w:w="15" w:type="dxa"/>
                </w:trPr>
                <w:tc>
                  <w:tcPr>
                    <w:tcW w:w="50" w:type="pct"/>
                    <w:hideMark/>
                  </w:tcPr>
                  <w:p w14:paraId="31ED7523" w14:textId="77777777" w:rsidR="00BB65A1" w:rsidRDefault="00BB65A1">
                    <w:pPr>
                      <w:pStyle w:val="Bibliografia"/>
                      <w:rPr>
                        <w:noProof/>
                      </w:rPr>
                    </w:pPr>
                    <w:r>
                      <w:rPr>
                        <w:noProof/>
                      </w:rPr>
                      <w:t xml:space="preserve">[7] </w:t>
                    </w:r>
                  </w:p>
                </w:tc>
                <w:tc>
                  <w:tcPr>
                    <w:tcW w:w="0" w:type="auto"/>
                    <w:hideMark/>
                  </w:tcPr>
                  <w:p w14:paraId="7DB399C6" w14:textId="77777777" w:rsidR="00BB65A1" w:rsidRDefault="00BB65A1">
                    <w:pPr>
                      <w:pStyle w:val="Bibliografia"/>
                      <w:rPr>
                        <w:noProof/>
                      </w:rPr>
                    </w:pPr>
                    <w:r w:rsidRPr="00BB65A1">
                      <w:rPr>
                        <w:noProof/>
                        <w:lang w:val="en-US"/>
                      </w:rPr>
                      <w:t xml:space="preserve">I. Corporation, Intel Quartus Prime Documentation. </w:t>
                    </w:r>
                    <w:r>
                      <w:rPr>
                        <w:noProof/>
                      </w:rPr>
                      <w:t xml:space="preserve">Oprogramowanie Quartus Prime, 2021. </w:t>
                    </w:r>
                  </w:p>
                </w:tc>
              </w:tr>
              <w:tr w:rsidR="00BB65A1" w14:paraId="4DA89D7F" w14:textId="77777777">
                <w:trPr>
                  <w:divId w:val="2016302807"/>
                  <w:tblCellSpacing w:w="15" w:type="dxa"/>
                </w:trPr>
                <w:tc>
                  <w:tcPr>
                    <w:tcW w:w="50" w:type="pct"/>
                    <w:hideMark/>
                  </w:tcPr>
                  <w:p w14:paraId="41FB311D" w14:textId="77777777" w:rsidR="00BB65A1" w:rsidRDefault="00BB65A1">
                    <w:pPr>
                      <w:pStyle w:val="Bibliografia"/>
                      <w:rPr>
                        <w:noProof/>
                      </w:rPr>
                    </w:pPr>
                    <w:r>
                      <w:rPr>
                        <w:noProof/>
                      </w:rPr>
                      <w:t xml:space="preserve">[8] </w:t>
                    </w:r>
                  </w:p>
                </w:tc>
                <w:tc>
                  <w:tcPr>
                    <w:tcW w:w="0" w:type="auto"/>
                    <w:hideMark/>
                  </w:tcPr>
                  <w:p w14:paraId="5C97FBED" w14:textId="77777777" w:rsidR="00BB65A1" w:rsidRDefault="00BB65A1">
                    <w:pPr>
                      <w:pStyle w:val="Bibliografia"/>
                      <w:rPr>
                        <w:noProof/>
                      </w:rPr>
                    </w:pPr>
                    <w:r w:rsidRPr="00BB65A1">
                      <w:rPr>
                        <w:noProof/>
                        <w:lang w:val="en-US"/>
                      </w:rPr>
                      <w:t xml:space="preserve">J. Kadis, Introduction to Acustics. </w:t>
                    </w:r>
                    <w:r>
                      <w:rPr>
                        <w:noProof/>
                      </w:rPr>
                      <w:t xml:space="preserve">Wykład CCRMA, Stanford, 2006. </w:t>
                    </w:r>
                  </w:p>
                </w:tc>
              </w:tr>
              <w:tr w:rsidR="00BB65A1" w:rsidRPr="00A35B0B" w14:paraId="4B44B919" w14:textId="77777777">
                <w:trPr>
                  <w:divId w:val="2016302807"/>
                  <w:tblCellSpacing w:w="15" w:type="dxa"/>
                </w:trPr>
                <w:tc>
                  <w:tcPr>
                    <w:tcW w:w="50" w:type="pct"/>
                    <w:hideMark/>
                  </w:tcPr>
                  <w:p w14:paraId="58AEE847" w14:textId="77777777" w:rsidR="00BB65A1" w:rsidRDefault="00BB65A1">
                    <w:pPr>
                      <w:pStyle w:val="Bibliografia"/>
                      <w:rPr>
                        <w:noProof/>
                      </w:rPr>
                    </w:pPr>
                    <w:r>
                      <w:rPr>
                        <w:noProof/>
                      </w:rPr>
                      <w:t xml:space="preserve">[9] </w:t>
                    </w:r>
                  </w:p>
                </w:tc>
                <w:tc>
                  <w:tcPr>
                    <w:tcW w:w="0" w:type="auto"/>
                    <w:hideMark/>
                  </w:tcPr>
                  <w:p w14:paraId="4911CF26" w14:textId="77777777" w:rsidR="00BB65A1" w:rsidRPr="00BB65A1" w:rsidRDefault="00BB65A1">
                    <w:pPr>
                      <w:pStyle w:val="Bibliografia"/>
                      <w:rPr>
                        <w:noProof/>
                        <w:lang w:val="en-US"/>
                      </w:rPr>
                    </w:pPr>
                    <w:r w:rsidRPr="00BB65A1">
                      <w:rPr>
                        <w:noProof/>
                        <w:lang w:val="en-US"/>
                      </w:rPr>
                      <w:t xml:space="preserve">N. Instruments, Storing Data on an FPGA Target., NI Documentation, 2021. </w:t>
                    </w:r>
                  </w:p>
                </w:tc>
              </w:tr>
            </w:tbl>
            <w:p w14:paraId="267DDB2F" w14:textId="77777777" w:rsidR="00BB65A1" w:rsidRPr="00BB65A1" w:rsidRDefault="00BB65A1">
              <w:pPr>
                <w:divId w:val="2016302807"/>
                <w:rPr>
                  <w:noProof/>
                  <w:lang w:val="en-US"/>
                </w:rPr>
              </w:pPr>
            </w:p>
            <w:p w14:paraId="449DA09A" w14:textId="542C0AE0" w:rsidR="00BB65A1" w:rsidRDefault="00BB65A1">
              <w:r>
                <w:rPr>
                  <w:b/>
                  <w:bCs/>
                </w:rPr>
                <w:fldChar w:fldCharType="end"/>
              </w:r>
            </w:p>
          </w:sdtContent>
        </w:sdt>
      </w:sdtContent>
    </w:sdt>
    <w:p w14:paraId="5023141B" w14:textId="77777777" w:rsidR="007907B7" w:rsidRPr="00B75994" w:rsidRDefault="007907B7" w:rsidP="00B75994">
      <w:pPr>
        <w:overflowPunct/>
        <w:autoSpaceDE/>
        <w:autoSpaceDN/>
        <w:adjustRightInd/>
        <w:spacing w:line="360" w:lineRule="auto"/>
        <w:contextualSpacing/>
        <w:jc w:val="both"/>
        <w:textAlignment w:val="auto"/>
        <w:rPr>
          <w:szCs w:val="24"/>
          <w:lang w:val="en-US"/>
        </w:rPr>
      </w:pPr>
    </w:p>
    <w:p w14:paraId="5BE93A62" w14:textId="407ECBFF" w:rsidR="00C83AFB" w:rsidRPr="00B75994" w:rsidRDefault="00240636" w:rsidP="00B75994">
      <w:pPr>
        <w:overflowPunct/>
        <w:autoSpaceDE/>
        <w:autoSpaceDN/>
        <w:adjustRightInd/>
        <w:spacing w:line="360" w:lineRule="auto"/>
        <w:contextualSpacing/>
        <w:jc w:val="both"/>
        <w:textAlignment w:val="auto"/>
        <w:rPr>
          <w:szCs w:val="24"/>
          <w:lang w:val="en-US"/>
        </w:rPr>
      </w:pPr>
      <w:r w:rsidRPr="00B75994">
        <w:rPr>
          <w:szCs w:val="24"/>
          <w:lang w:val="en-US"/>
        </w:rPr>
        <w:br w:type="page"/>
      </w:r>
    </w:p>
    <w:p w14:paraId="44AEEFFD" w14:textId="433F71EC" w:rsidR="00C83AFB" w:rsidRDefault="00C83AFB" w:rsidP="00B75994">
      <w:pPr>
        <w:overflowPunct/>
        <w:autoSpaceDE/>
        <w:autoSpaceDN/>
        <w:adjustRightInd/>
        <w:spacing w:line="360" w:lineRule="auto"/>
        <w:contextualSpacing/>
        <w:jc w:val="both"/>
        <w:textAlignment w:val="auto"/>
        <w:rPr>
          <w:szCs w:val="24"/>
        </w:rPr>
      </w:pPr>
      <w:r w:rsidRPr="00B75994">
        <w:rPr>
          <w:szCs w:val="24"/>
        </w:rPr>
        <w:lastRenderedPageBreak/>
        <w:t>Dodatki</w:t>
      </w:r>
    </w:p>
    <w:p w14:paraId="3917115E" w14:textId="25B7CC45" w:rsidR="00F8459F" w:rsidRPr="00F8459F" w:rsidRDefault="00C85362" w:rsidP="00F8459F">
      <w:pPr>
        <w:pStyle w:val="Akapitzlist"/>
        <w:numPr>
          <w:ilvl w:val="0"/>
          <w:numId w:val="47"/>
        </w:numPr>
        <w:overflowPunct/>
        <w:autoSpaceDE/>
        <w:autoSpaceDN/>
        <w:adjustRightInd/>
        <w:spacing w:line="360" w:lineRule="auto"/>
        <w:jc w:val="both"/>
        <w:textAlignment w:val="auto"/>
        <w:rPr>
          <w:szCs w:val="24"/>
        </w:rPr>
      </w:pPr>
      <w:r>
        <w:rPr>
          <w:szCs w:val="24"/>
        </w:rPr>
        <w:t>Źródło</w:t>
      </w:r>
      <w:r w:rsidR="00F8459F">
        <w:rPr>
          <w:szCs w:val="24"/>
        </w:rPr>
        <w:t xml:space="preserve"> kodu</w:t>
      </w:r>
    </w:p>
    <w:p w14:paraId="384BA73E" w14:textId="77777777" w:rsidR="00C83AFB" w:rsidRPr="00B75994" w:rsidRDefault="00C83AFB" w:rsidP="00B75994">
      <w:pPr>
        <w:overflowPunct/>
        <w:autoSpaceDE/>
        <w:autoSpaceDN/>
        <w:adjustRightInd/>
        <w:spacing w:line="360" w:lineRule="auto"/>
        <w:contextualSpacing/>
        <w:jc w:val="both"/>
        <w:textAlignment w:val="auto"/>
        <w:rPr>
          <w:szCs w:val="24"/>
        </w:rPr>
      </w:pPr>
      <w:r w:rsidRPr="00B75994">
        <w:rPr>
          <w:szCs w:val="24"/>
        </w:rPr>
        <w:br w:type="page"/>
      </w:r>
    </w:p>
    <w:p w14:paraId="7D34F5C7" w14:textId="77777777" w:rsidR="00F57CBF" w:rsidRPr="00B75994" w:rsidRDefault="00F57CBF" w:rsidP="00B75994">
      <w:pPr>
        <w:overflowPunct/>
        <w:autoSpaceDE/>
        <w:autoSpaceDN/>
        <w:adjustRightInd/>
        <w:spacing w:line="360" w:lineRule="auto"/>
        <w:contextualSpacing/>
        <w:jc w:val="both"/>
        <w:textAlignment w:val="auto"/>
        <w:rPr>
          <w:szCs w:val="24"/>
        </w:rPr>
        <w:sectPr w:rsidR="00F57CBF" w:rsidRPr="00B75994" w:rsidSect="004E2988">
          <w:headerReference w:type="even" r:id="rId42"/>
          <w:headerReference w:type="default" r:id="rId43"/>
          <w:footnotePr>
            <w:numRestart w:val="eachPage"/>
          </w:footnotePr>
          <w:pgSz w:w="11907" w:h="16840" w:code="9"/>
          <w:pgMar w:top="1418" w:right="1418" w:bottom="1418" w:left="1701" w:header="709" w:footer="765" w:gutter="0"/>
          <w:cols w:space="708"/>
          <w:titlePg/>
          <w:docGrid w:linePitch="326"/>
        </w:sectPr>
      </w:pPr>
    </w:p>
    <w:p w14:paraId="3E8ABC0C" w14:textId="77777777" w:rsidR="007907B7" w:rsidRPr="00B75994" w:rsidRDefault="007907B7" w:rsidP="00B75994">
      <w:pPr>
        <w:pStyle w:val="Nagwek1"/>
        <w:numPr>
          <w:ilvl w:val="0"/>
          <w:numId w:val="0"/>
        </w:numPr>
        <w:spacing w:before="0" w:after="0" w:line="360" w:lineRule="auto"/>
        <w:ind w:left="363"/>
        <w:contextualSpacing/>
        <w:jc w:val="both"/>
        <w:rPr>
          <w:sz w:val="24"/>
          <w:szCs w:val="24"/>
        </w:rPr>
      </w:pPr>
      <w:bookmarkStart w:id="71" w:name="_Toc187605626"/>
      <w:r w:rsidRPr="00B75994">
        <w:rPr>
          <w:sz w:val="24"/>
          <w:szCs w:val="24"/>
        </w:rPr>
        <w:lastRenderedPageBreak/>
        <w:t>Spis skrótów i symboli</w:t>
      </w:r>
      <w:bookmarkEnd w:id="71"/>
    </w:p>
    <w:p w14:paraId="24BB1B78" w14:textId="77777777" w:rsidR="00F8459F" w:rsidRPr="00F8459F" w:rsidRDefault="00F8459F" w:rsidP="00F8459F">
      <w:r w:rsidRPr="00F8459F">
        <w:t>Technologie i standardy</w:t>
      </w:r>
    </w:p>
    <w:p w14:paraId="39197DB2" w14:textId="77777777" w:rsidR="00F8459F" w:rsidRPr="00F8459F" w:rsidRDefault="00F8459F" w:rsidP="00F8459F">
      <w:pPr>
        <w:numPr>
          <w:ilvl w:val="0"/>
          <w:numId w:val="49"/>
        </w:numPr>
        <w:overflowPunct/>
        <w:autoSpaceDE/>
        <w:autoSpaceDN/>
        <w:adjustRightInd/>
        <w:spacing w:line="360" w:lineRule="auto"/>
        <w:contextualSpacing/>
        <w:jc w:val="both"/>
        <w:textAlignment w:val="auto"/>
        <w:rPr>
          <w:i/>
          <w:spacing w:val="-3"/>
          <w:szCs w:val="24"/>
        </w:rPr>
      </w:pPr>
      <w:r w:rsidRPr="00F8459F">
        <w:rPr>
          <w:b/>
          <w:bCs/>
          <w:i/>
          <w:spacing w:val="-3"/>
          <w:szCs w:val="24"/>
        </w:rPr>
        <w:t>VHDL</w:t>
      </w:r>
      <w:r w:rsidRPr="00F8459F">
        <w:rPr>
          <w:i/>
          <w:spacing w:val="-3"/>
          <w:szCs w:val="24"/>
        </w:rPr>
        <w:t xml:space="preserve"> - VHSIC Hardware </w:t>
      </w:r>
      <w:proofErr w:type="spellStart"/>
      <w:r w:rsidRPr="00F8459F">
        <w:rPr>
          <w:i/>
          <w:spacing w:val="-3"/>
          <w:szCs w:val="24"/>
        </w:rPr>
        <w:t>Description</w:t>
      </w:r>
      <w:proofErr w:type="spellEnd"/>
      <w:r w:rsidRPr="00F8459F">
        <w:rPr>
          <w:i/>
          <w:spacing w:val="-3"/>
          <w:szCs w:val="24"/>
        </w:rPr>
        <w:t xml:space="preserve"> Language, język opisu sprzętu do projektowania układów cyfrowych.</w:t>
      </w:r>
    </w:p>
    <w:p w14:paraId="21F7EADC" w14:textId="77777777" w:rsidR="00F8459F" w:rsidRPr="00F8459F" w:rsidRDefault="00F8459F" w:rsidP="00F8459F">
      <w:pPr>
        <w:numPr>
          <w:ilvl w:val="0"/>
          <w:numId w:val="49"/>
        </w:numPr>
        <w:overflowPunct/>
        <w:autoSpaceDE/>
        <w:autoSpaceDN/>
        <w:adjustRightInd/>
        <w:spacing w:line="360" w:lineRule="auto"/>
        <w:contextualSpacing/>
        <w:jc w:val="both"/>
        <w:textAlignment w:val="auto"/>
        <w:rPr>
          <w:i/>
          <w:spacing w:val="-3"/>
          <w:szCs w:val="24"/>
        </w:rPr>
      </w:pPr>
      <w:proofErr w:type="spellStart"/>
      <w:r w:rsidRPr="00F8459F">
        <w:rPr>
          <w:b/>
          <w:bCs/>
          <w:i/>
          <w:spacing w:val="-3"/>
          <w:szCs w:val="24"/>
        </w:rPr>
        <w:t>Verilog</w:t>
      </w:r>
      <w:proofErr w:type="spellEnd"/>
      <w:r w:rsidRPr="00F8459F">
        <w:rPr>
          <w:i/>
          <w:spacing w:val="-3"/>
          <w:szCs w:val="24"/>
        </w:rPr>
        <w:t xml:space="preserve"> - Język opisu sprzętu do modelowania układów cyfrowych.</w:t>
      </w:r>
    </w:p>
    <w:p w14:paraId="3EF9C18E" w14:textId="77777777" w:rsidR="00F8459F" w:rsidRPr="00F8459F" w:rsidRDefault="00F8459F" w:rsidP="00F8459F">
      <w:pPr>
        <w:numPr>
          <w:ilvl w:val="0"/>
          <w:numId w:val="49"/>
        </w:numPr>
        <w:overflowPunct/>
        <w:autoSpaceDE/>
        <w:autoSpaceDN/>
        <w:adjustRightInd/>
        <w:spacing w:line="360" w:lineRule="auto"/>
        <w:contextualSpacing/>
        <w:jc w:val="both"/>
        <w:textAlignment w:val="auto"/>
        <w:rPr>
          <w:i/>
          <w:spacing w:val="-3"/>
          <w:szCs w:val="24"/>
        </w:rPr>
      </w:pPr>
      <w:r w:rsidRPr="00F8459F">
        <w:rPr>
          <w:b/>
          <w:bCs/>
          <w:i/>
          <w:spacing w:val="-3"/>
          <w:szCs w:val="24"/>
        </w:rPr>
        <w:t>C/C++</w:t>
      </w:r>
      <w:r w:rsidRPr="00F8459F">
        <w:rPr>
          <w:i/>
          <w:spacing w:val="-3"/>
          <w:szCs w:val="24"/>
        </w:rPr>
        <w:t xml:space="preserve"> - Języki programowania stosowane w systemach wbudowanych i ogólnym programowaniu.</w:t>
      </w:r>
    </w:p>
    <w:p w14:paraId="0E8330F1" w14:textId="77777777" w:rsidR="00F8459F" w:rsidRPr="00F8459F" w:rsidRDefault="00F8459F" w:rsidP="00F8459F">
      <w:pPr>
        <w:numPr>
          <w:ilvl w:val="0"/>
          <w:numId w:val="49"/>
        </w:numPr>
        <w:overflowPunct/>
        <w:autoSpaceDE/>
        <w:autoSpaceDN/>
        <w:adjustRightInd/>
        <w:spacing w:line="360" w:lineRule="auto"/>
        <w:contextualSpacing/>
        <w:jc w:val="both"/>
        <w:textAlignment w:val="auto"/>
        <w:rPr>
          <w:i/>
          <w:spacing w:val="-3"/>
          <w:szCs w:val="24"/>
        </w:rPr>
      </w:pPr>
      <w:r w:rsidRPr="00F8459F">
        <w:rPr>
          <w:b/>
          <w:bCs/>
          <w:i/>
          <w:spacing w:val="-3"/>
          <w:szCs w:val="24"/>
        </w:rPr>
        <w:t>ASIC</w:t>
      </w:r>
      <w:r w:rsidRPr="00F8459F">
        <w:rPr>
          <w:i/>
          <w:spacing w:val="-3"/>
          <w:szCs w:val="24"/>
        </w:rPr>
        <w:t xml:space="preserve"> - Application-</w:t>
      </w:r>
      <w:proofErr w:type="spellStart"/>
      <w:r w:rsidRPr="00F8459F">
        <w:rPr>
          <w:i/>
          <w:spacing w:val="-3"/>
          <w:szCs w:val="24"/>
        </w:rPr>
        <w:t>Specific</w:t>
      </w:r>
      <w:proofErr w:type="spellEnd"/>
      <w:r w:rsidRPr="00F8459F">
        <w:rPr>
          <w:i/>
          <w:spacing w:val="-3"/>
          <w:szCs w:val="24"/>
        </w:rPr>
        <w:t xml:space="preserve"> </w:t>
      </w:r>
      <w:proofErr w:type="spellStart"/>
      <w:r w:rsidRPr="00F8459F">
        <w:rPr>
          <w:i/>
          <w:spacing w:val="-3"/>
          <w:szCs w:val="24"/>
        </w:rPr>
        <w:t>Integrated</w:t>
      </w:r>
      <w:proofErr w:type="spellEnd"/>
      <w:r w:rsidRPr="00F8459F">
        <w:rPr>
          <w:i/>
          <w:spacing w:val="-3"/>
          <w:szCs w:val="24"/>
        </w:rPr>
        <w:t xml:space="preserve"> </w:t>
      </w:r>
      <w:proofErr w:type="spellStart"/>
      <w:r w:rsidRPr="00F8459F">
        <w:rPr>
          <w:i/>
          <w:spacing w:val="-3"/>
          <w:szCs w:val="24"/>
        </w:rPr>
        <w:t>Circuit</w:t>
      </w:r>
      <w:proofErr w:type="spellEnd"/>
      <w:r w:rsidRPr="00F8459F">
        <w:rPr>
          <w:i/>
          <w:spacing w:val="-3"/>
          <w:szCs w:val="24"/>
        </w:rPr>
        <w:t>, układ scalony dedykowany konkretnemu zastosowaniu.</w:t>
      </w:r>
    </w:p>
    <w:p w14:paraId="59F9448C" w14:textId="77777777" w:rsidR="00F8459F" w:rsidRPr="00F8459F" w:rsidRDefault="00F8459F" w:rsidP="00F8459F">
      <w:pPr>
        <w:numPr>
          <w:ilvl w:val="0"/>
          <w:numId w:val="49"/>
        </w:numPr>
        <w:overflowPunct/>
        <w:autoSpaceDE/>
        <w:autoSpaceDN/>
        <w:adjustRightInd/>
        <w:spacing w:line="360" w:lineRule="auto"/>
        <w:contextualSpacing/>
        <w:jc w:val="both"/>
        <w:textAlignment w:val="auto"/>
        <w:rPr>
          <w:i/>
          <w:spacing w:val="-3"/>
          <w:szCs w:val="24"/>
        </w:rPr>
      </w:pPr>
      <w:r w:rsidRPr="00F8459F">
        <w:rPr>
          <w:b/>
          <w:bCs/>
          <w:i/>
          <w:spacing w:val="-3"/>
          <w:szCs w:val="24"/>
        </w:rPr>
        <w:t>CPLD</w:t>
      </w:r>
      <w:r w:rsidRPr="00F8459F">
        <w:rPr>
          <w:i/>
          <w:spacing w:val="-3"/>
          <w:szCs w:val="24"/>
        </w:rPr>
        <w:t xml:space="preserve"> - </w:t>
      </w:r>
      <w:proofErr w:type="spellStart"/>
      <w:r w:rsidRPr="00F8459F">
        <w:rPr>
          <w:i/>
          <w:spacing w:val="-3"/>
          <w:szCs w:val="24"/>
        </w:rPr>
        <w:t>Complex</w:t>
      </w:r>
      <w:proofErr w:type="spellEnd"/>
      <w:r w:rsidRPr="00F8459F">
        <w:rPr>
          <w:i/>
          <w:spacing w:val="-3"/>
          <w:szCs w:val="24"/>
        </w:rPr>
        <w:t xml:space="preserve"> </w:t>
      </w:r>
      <w:proofErr w:type="spellStart"/>
      <w:r w:rsidRPr="00F8459F">
        <w:rPr>
          <w:i/>
          <w:spacing w:val="-3"/>
          <w:szCs w:val="24"/>
        </w:rPr>
        <w:t>Programmable</w:t>
      </w:r>
      <w:proofErr w:type="spellEnd"/>
      <w:r w:rsidRPr="00F8459F">
        <w:rPr>
          <w:i/>
          <w:spacing w:val="-3"/>
          <w:szCs w:val="24"/>
        </w:rPr>
        <w:t xml:space="preserve"> </w:t>
      </w:r>
      <w:proofErr w:type="spellStart"/>
      <w:r w:rsidRPr="00F8459F">
        <w:rPr>
          <w:i/>
          <w:spacing w:val="-3"/>
          <w:szCs w:val="24"/>
        </w:rPr>
        <w:t>Logic</w:t>
      </w:r>
      <w:proofErr w:type="spellEnd"/>
      <w:r w:rsidRPr="00F8459F">
        <w:rPr>
          <w:i/>
          <w:spacing w:val="-3"/>
          <w:szCs w:val="24"/>
        </w:rPr>
        <w:t xml:space="preserve"> Device, programowalny układ logiczny o średniej złożoności.</w:t>
      </w:r>
    </w:p>
    <w:p w14:paraId="4AC79523" w14:textId="77777777" w:rsidR="00F8459F" w:rsidRPr="00F8459F" w:rsidRDefault="00F8459F" w:rsidP="00F8459F">
      <w:pPr>
        <w:numPr>
          <w:ilvl w:val="0"/>
          <w:numId w:val="49"/>
        </w:numPr>
        <w:overflowPunct/>
        <w:autoSpaceDE/>
        <w:autoSpaceDN/>
        <w:adjustRightInd/>
        <w:spacing w:line="360" w:lineRule="auto"/>
        <w:contextualSpacing/>
        <w:jc w:val="both"/>
        <w:textAlignment w:val="auto"/>
        <w:rPr>
          <w:i/>
          <w:spacing w:val="-3"/>
          <w:szCs w:val="24"/>
        </w:rPr>
      </w:pPr>
      <w:r w:rsidRPr="00F8459F">
        <w:rPr>
          <w:b/>
          <w:bCs/>
          <w:i/>
          <w:spacing w:val="-3"/>
          <w:szCs w:val="24"/>
        </w:rPr>
        <w:t>FPGA</w:t>
      </w:r>
      <w:r w:rsidRPr="00F8459F">
        <w:rPr>
          <w:i/>
          <w:spacing w:val="-3"/>
          <w:szCs w:val="24"/>
        </w:rPr>
        <w:t xml:space="preserve"> - Field </w:t>
      </w:r>
      <w:proofErr w:type="spellStart"/>
      <w:r w:rsidRPr="00F8459F">
        <w:rPr>
          <w:i/>
          <w:spacing w:val="-3"/>
          <w:szCs w:val="24"/>
        </w:rPr>
        <w:t>Programmable</w:t>
      </w:r>
      <w:proofErr w:type="spellEnd"/>
      <w:r w:rsidRPr="00F8459F">
        <w:rPr>
          <w:i/>
          <w:spacing w:val="-3"/>
          <w:szCs w:val="24"/>
        </w:rPr>
        <w:t xml:space="preserve"> </w:t>
      </w:r>
      <w:proofErr w:type="spellStart"/>
      <w:r w:rsidRPr="00F8459F">
        <w:rPr>
          <w:i/>
          <w:spacing w:val="-3"/>
          <w:szCs w:val="24"/>
        </w:rPr>
        <w:t>Gate</w:t>
      </w:r>
      <w:proofErr w:type="spellEnd"/>
      <w:r w:rsidRPr="00F8459F">
        <w:rPr>
          <w:i/>
          <w:spacing w:val="-3"/>
          <w:szCs w:val="24"/>
        </w:rPr>
        <w:t xml:space="preserve"> </w:t>
      </w:r>
      <w:proofErr w:type="spellStart"/>
      <w:r w:rsidRPr="00F8459F">
        <w:rPr>
          <w:i/>
          <w:spacing w:val="-3"/>
          <w:szCs w:val="24"/>
        </w:rPr>
        <w:t>Array</w:t>
      </w:r>
      <w:proofErr w:type="spellEnd"/>
      <w:r w:rsidRPr="00F8459F">
        <w:rPr>
          <w:i/>
          <w:spacing w:val="-3"/>
          <w:szCs w:val="24"/>
        </w:rPr>
        <w:t>, programowalny układ logiczny o dużej złożoności.</w:t>
      </w:r>
    </w:p>
    <w:p w14:paraId="65B1373B" w14:textId="77777777" w:rsidR="00F8459F" w:rsidRPr="00F8459F" w:rsidRDefault="00F8459F" w:rsidP="00F8459F">
      <w:r w:rsidRPr="00F8459F">
        <w:t>Urządzenia i podzespoły</w:t>
      </w:r>
    </w:p>
    <w:p w14:paraId="5AA0B244"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EP4CE6E22</w:t>
      </w:r>
      <w:r w:rsidRPr="00F8459F">
        <w:rPr>
          <w:i/>
          <w:spacing w:val="-3"/>
          <w:szCs w:val="24"/>
        </w:rPr>
        <w:t xml:space="preserve"> - Układ FPGA z rodziny </w:t>
      </w:r>
      <w:proofErr w:type="spellStart"/>
      <w:r w:rsidRPr="00F8459F">
        <w:rPr>
          <w:i/>
          <w:spacing w:val="-3"/>
          <w:szCs w:val="24"/>
        </w:rPr>
        <w:t>Cyclone</w:t>
      </w:r>
      <w:proofErr w:type="spellEnd"/>
      <w:r w:rsidRPr="00F8459F">
        <w:rPr>
          <w:i/>
          <w:spacing w:val="-3"/>
          <w:szCs w:val="24"/>
        </w:rPr>
        <w:t xml:space="preserve"> IV.</w:t>
      </w:r>
    </w:p>
    <w:p w14:paraId="61E3C0C1"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CYCLONE IV</w:t>
      </w:r>
      <w:r w:rsidRPr="00F8459F">
        <w:rPr>
          <w:i/>
          <w:spacing w:val="-3"/>
          <w:szCs w:val="24"/>
        </w:rPr>
        <w:t xml:space="preserve"> - Rodzina układów FPGA firmy Intel (dawniej </w:t>
      </w:r>
      <w:proofErr w:type="spellStart"/>
      <w:r w:rsidRPr="00F8459F">
        <w:rPr>
          <w:i/>
          <w:spacing w:val="-3"/>
          <w:szCs w:val="24"/>
        </w:rPr>
        <w:t>Altera</w:t>
      </w:r>
      <w:proofErr w:type="spellEnd"/>
      <w:r w:rsidRPr="00F8459F">
        <w:rPr>
          <w:i/>
          <w:spacing w:val="-3"/>
          <w:szCs w:val="24"/>
        </w:rPr>
        <w:t>).</w:t>
      </w:r>
    </w:p>
    <w:p w14:paraId="79669516"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proofErr w:type="spellStart"/>
      <w:r w:rsidRPr="00F8459F">
        <w:rPr>
          <w:b/>
          <w:bCs/>
          <w:i/>
          <w:spacing w:val="-3"/>
          <w:szCs w:val="24"/>
        </w:rPr>
        <w:t>lcd</w:t>
      </w:r>
      <w:proofErr w:type="spellEnd"/>
      <w:r w:rsidRPr="00F8459F">
        <w:rPr>
          <w:i/>
          <w:spacing w:val="-3"/>
          <w:szCs w:val="24"/>
        </w:rPr>
        <w:t xml:space="preserve"> - Wyświetlacz ciekłokrystaliczny (Liquid </w:t>
      </w:r>
      <w:proofErr w:type="spellStart"/>
      <w:r w:rsidRPr="00F8459F">
        <w:rPr>
          <w:i/>
          <w:spacing w:val="-3"/>
          <w:szCs w:val="24"/>
        </w:rPr>
        <w:t>Crystal</w:t>
      </w:r>
      <w:proofErr w:type="spellEnd"/>
      <w:r w:rsidRPr="00F8459F">
        <w:rPr>
          <w:i/>
          <w:spacing w:val="-3"/>
          <w:szCs w:val="24"/>
        </w:rPr>
        <w:t xml:space="preserve"> Display).</w:t>
      </w:r>
    </w:p>
    <w:p w14:paraId="6F725930"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HC-SR04</w:t>
      </w:r>
      <w:r w:rsidRPr="00F8459F">
        <w:rPr>
          <w:i/>
          <w:spacing w:val="-3"/>
          <w:szCs w:val="24"/>
        </w:rPr>
        <w:t xml:space="preserve"> - Ultradźwiękowy czujnik odległości.</w:t>
      </w:r>
    </w:p>
    <w:p w14:paraId="10D46B5E"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SG90</w:t>
      </w:r>
      <w:r w:rsidRPr="00F8459F">
        <w:rPr>
          <w:i/>
          <w:spacing w:val="-3"/>
          <w:szCs w:val="24"/>
        </w:rPr>
        <w:t xml:space="preserve"> - </w:t>
      </w:r>
      <w:proofErr w:type="spellStart"/>
      <w:r w:rsidRPr="00F8459F">
        <w:rPr>
          <w:i/>
          <w:spacing w:val="-3"/>
          <w:szCs w:val="24"/>
        </w:rPr>
        <w:t>Mikroserwomechanizm</w:t>
      </w:r>
      <w:proofErr w:type="spellEnd"/>
      <w:r w:rsidRPr="00F8459F">
        <w:rPr>
          <w:i/>
          <w:spacing w:val="-3"/>
          <w:szCs w:val="24"/>
        </w:rPr>
        <w:t>.</w:t>
      </w:r>
    </w:p>
    <w:p w14:paraId="4027C266"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PWM</w:t>
      </w:r>
      <w:r w:rsidRPr="00F8459F">
        <w:rPr>
          <w:i/>
          <w:spacing w:val="-3"/>
          <w:szCs w:val="24"/>
        </w:rPr>
        <w:t xml:space="preserve"> - </w:t>
      </w:r>
      <w:proofErr w:type="spellStart"/>
      <w:r w:rsidRPr="00F8459F">
        <w:rPr>
          <w:i/>
          <w:spacing w:val="-3"/>
          <w:szCs w:val="24"/>
        </w:rPr>
        <w:t>Pulse</w:t>
      </w:r>
      <w:proofErr w:type="spellEnd"/>
      <w:r w:rsidRPr="00F8459F">
        <w:rPr>
          <w:i/>
          <w:spacing w:val="-3"/>
          <w:szCs w:val="24"/>
        </w:rPr>
        <w:t xml:space="preserve"> </w:t>
      </w:r>
      <w:proofErr w:type="spellStart"/>
      <w:r w:rsidRPr="00F8459F">
        <w:rPr>
          <w:i/>
          <w:spacing w:val="-3"/>
          <w:szCs w:val="24"/>
        </w:rPr>
        <w:t>Width</w:t>
      </w:r>
      <w:proofErr w:type="spellEnd"/>
      <w:r w:rsidRPr="00F8459F">
        <w:rPr>
          <w:i/>
          <w:spacing w:val="-3"/>
          <w:szCs w:val="24"/>
        </w:rPr>
        <w:t xml:space="preserve"> </w:t>
      </w:r>
      <w:proofErr w:type="spellStart"/>
      <w:r w:rsidRPr="00F8459F">
        <w:rPr>
          <w:i/>
          <w:spacing w:val="-3"/>
          <w:szCs w:val="24"/>
        </w:rPr>
        <w:t>Modulation</w:t>
      </w:r>
      <w:proofErr w:type="spellEnd"/>
      <w:r w:rsidRPr="00F8459F">
        <w:rPr>
          <w:i/>
          <w:spacing w:val="-3"/>
          <w:szCs w:val="24"/>
        </w:rPr>
        <w:t>, modulacja szerokości impulsów.</w:t>
      </w:r>
    </w:p>
    <w:p w14:paraId="5059A74F"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proofErr w:type="spellStart"/>
      <w:r w:rsidRPr="00F8459F">
        <w:rPr>
          <w:b/>
          <w:bCs/>
          <w:i/>
          <w:spacing w:val="-3"/>
          <w:szCs w:val="24"/>
        </w:rPr>
        <w:t>Vcc</w:t>
      </w:r>
      <w:proofErr w:type="spellEnd"/>
      <w:r w:rsidRPr="00F8459F">
        <w:rPr>
          <w:i/>
          <w:spacing w:val="-3"/>
          <w:szCs w:val="24"/>
        </w:rPr>
        <w:t xml:space="preserve"> - Napięcie zasilania.</w:t>
      </w:r>
    </w:p>
    <w:p w14:paraId="1A745CE4"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GND</w:t>
      </w:r>
      <w:r w:rsidRPr="00F8459F">
        <w:rPr>
          <w:i/>
          <w:spacing w:val="-3"/>
          <w:szCs w:val="24"/>
        </w:rPr>
        <w:t xml:space="preserve"> - Masa (połączenie z potencjałem ziemi).</w:t>
      </w:r>
    </w:p>
    <w:p w14:paraId="7D1C4C79"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TRIG</w:t>
      </w:r>
      <w:r w:rsidRPr="00F8459F">
        <w:rPr>
          <w:i/>
          <w:spacing w:val="-3"/>
          <w:szCs w:val="24"/>
        </w:rPr>
        <w:t xml:space="preserve"> - Sygnał wyzwalający.</w:t>
      </w:r>
    </w:p>
    <w:p w14:paraId="41AEC042"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ECHO</w:t>
      </w:r>
      <w:r w:rsidRPr="00F8459F">
        <w:rPr>
          <w:i/>
          <w:spacing w:val="-3"/>
          <w:szCs w:val="24"/>
        </w:rPr>
        <w:t xml:space="preserve"> - Sygnał powrotny z czujnika odległości.</w:t>
      </w:r>
    </w:p>
    <w:p w14:paraId="68127905"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lang w:val="en-US"/>
        </w:rPr>
      </w:pPr>
      <w:r w:rsidRPr="00F8459F">
        <w:rPr>
          <w:b/>
          <w:bCs/>
          <w:i/>
          <w:spacing w:val="-3"/>
          <w:szCs w:val="24"/>
          <w:lang w:val="en-US"/>
        </w:rPr>
        <w:t>SDRAM</w:t>
      </w:r>
      <w:r w:rsidRPr="00F8459F">
        <w:rPr>
          <w:i/>
          <w:spacing w:val="-3"/>
          <w:szCs w:val="24"/>
          <w:lang w:val="en-US"/>
        </w:rPr>
        <w:t xml:space="preserve"> - Synchronous Dynamic Random-Access Memory.</w:t>
      </w:r>
    </w:p>
    <w:p w14:paraId="27B994E0"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lang w:val="en-US"/>
        </w:rPr>
      </w:pPr>
      <w:r w:rsidRPr="00F8459F">
        <w:rPr>
          <w:b/>
          <w:bCs/>
          <w:i/>
          <w:spacing w:val="-3"/>
          <w:szCs w:val="24"/>
          <w:lang w:val="en-US"/>
        </w:rPr>
        <w:t>EEPROM</w:t>
      </w:r>
      <w:r w:rsidRPr="00F8459F">
        <w:rPr>
          <w:i/>
          <w:spacing w:val="-3"/>
          <w:szCs w:val="24"/>
          <w:lang w:val="en-US"/>
        </w:rPr>
        <w:t xml:space="preserve"> - Electrically Erasable Programmable Read-Only Memory.</w:t>
      </w:r>
    </w:p>
    <w:p w14:paraId="159129F9"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JTAG</w:t>
      </w:r>
      <w:r w:rsidRPr="00F8459F">
        <w:rPr>
          <w:i/>
          <w:spacing w:val="-3"/>
          <w:szCs w:val="24"/>
        </w:rPr>
        <w:t xml:space="preserve"> - Joint Test Action </w:t>
      </w:r>
      <w:proofErr w:type="spellStart"/>
      <w:r w:rsidRPr="00F8459F">
        <w:rPr>
          <w:i/>
          <w:spacing w:val="-3"/>
          <w:szCs w:val="24"/>
        </w:rPr>
        <w:t>Group</w:t>
      </w:r>
      <w:proofErr w:type="spellEnd"/>
      <w:r w:rsidRPr="00F8459F">
        <w:rPr>
          <w:i/>
          <w:spacing w:val="-3"/>
          <w:szCs w:val="24"/>
        </w:rPr>
        <w:t>, standard testowania i programowania układów scalonych.</w:t>
      </w:r>
    </w:p>
    <w:p w14:paraId="7D03EBB4"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PS2</w:t>
      </w:r>
      <w:r w:rsidRPr="00F8459F">
        <w:rPr>
          <w:i/>
          <w:spacing w:val="-3"/>
          <w:szCs w:val="24"/>
        </w:rPr>
        <w:t xml:space="preserve"> - Interfejs komunikacyjny stosowany w klawiaturach i myszach.</w:t>
      </w:r>
    </w:p>
    <w:p w14:paraId="1A7645B7"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RS232</w:t>
      </w:r>
      <w:r w:rsidRPr="00F8459F">
        <w:rPr>
          <w:i/>
          <w:spacing w:val="-3"/>
          <w:szCs w:val="24"/>
        </w:rPr>
        <w:t xml:space="preserve"> - Standard komunikacji szeregowej.</w:t>
      </w:r>
    </w:p>
    <w:p w14:paraId="465D318E"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SP3232</w:t>
      </w:r>
      <w:r w:rsidRPr="00F8459F">
        <w:rPr>
          <w:i/>
          <w:spacing w:val="-3"/>
          <w:szCs w:val="24"/>
        </w:rPr>
        <w:t xml:space="preserve"> - Układ konwertujący napięcia interfejsu RS232.</w:t>
      </w:r>
    </w:p>
    <w:p w14:paraId="0042F7A5"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LM75A</w:t>
      </w:r>
      <w:r w:rsidRPr="00F8459F">
        <w:rPr>
          <w:i/>
          <w:spacing w:val="-3"/>
          <w:szCs w:val="24"/>
        </w:rPr>
        <w:t xml:space="preserve"> - Czujnik temperatury.</w:t>
      </w:r>
    </w:p>
    <w:p w14:paraId="24232D5D"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DIP Switch</w:t>
      </w:r>
      <w:r w:rsidRPr="00F8459F">
        <w:rPr>
          <w:i/>
          <w:spacing w:val="-3"/>
          <w:szCs w:val="24"/>
        </w:rPr>
        <w:t xml:space="preserve"> - Przełącznik typu DIP.</w:t>
      </w:r>
    </w:p>
    <w:p w14:paraId="74901A02"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VGA</w:t>
      </w:r>
      <w:r w:rsidRPr="00F8459F">
        <w:rPr>
          <w:i/>
          <w:spacing w:val="-3"/>
          <w:szCs w:val="24"/>
        </w:rPr>
        <w:t xml:space="preserve"> - Standard wyświetlania obrazu (Video Graphics </w:t>
      </w:r>
      <w:proofErr w:type="spellStart"/>
      <w:r w:rsidRPr="00F8459F">
        <w:rPr>
          <w:i/>
          <w:spacing w:val="-3"/>
          <w:szCs w:val="24"/>
        </w:rPr>
        <w:t>Array</w:t>
      </w:r>
      <w:proofErr w:type="spellEnd"/>
      <w:r w:rsidRPr="00F8459F">
        <w:rPr>
          <w:i/>
          <w:spacing w:val="-3"/>
          <w:szCs w:val="24"/>
        </w:rPr>
        <w:t>).</w:t>
      </w:r>
    </w:p>
    <w:p w14:paraId="5742A30E"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lastRenderedPageBreak/>
        <w:t>IR</w:t>
      </w:r>
      <w:r w:rsidRPr="00F8459F">
        <w:rPr>
          <w:i/>
          <w:spacing w:val="-3"/>
          <w:szCs w:val="24"/>
        </w:rPr>
        <w:t xml:space="preserve"> - Podczerwień (</w:t>
      </w:r>
      <w:proofErr w:type="spellStart"/>
      <w:r w:rsidRPr="00F8459F">
        <w:rPr>
          <w:i/>
          <w:spacing w:val="-3"/>
          <w:szCs w:val="24"/>
        </w:rPr>
        <w:t>Infrared</w:t>
      </w:r>
      <w:proofErr w:type="spellEnd"/>
      <w:r w:rsidRPr="00F8459F">
        <w:rPr>
          <w:i/>
          <w:spacing w:val="-3"/>
          <w:szCs w:val="24"/>
        </w:rPr>
        <w:t>).</w:t>
      </w:r>
    </w:p>
    <w:p w14:paraId="32763251"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RESET</w:t>
      </w:r>
      <w:r w:rsidRPr="00F8459F">
        <w:rPr>
          <w:i/>
          <w:spacing w:val="-3"/>
          <w:szCs w:val="24"/>
        </w:rPr>
        <w:t xml:space="preserve"> - Sygnał resetujący.</w:t>
      </w:r>
    </w:p>
    <w:p w14:paraId="7B752C48"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USB</w:t>
      </w:r>
      <w:r w:rsidRPr="00F8459F">
        <w:rPr>
          <w:i/>
          <w:spacing w:val="-3"/>
          <w:szCs w:val="24"/>
        </w:rPr>
        <w:t xml:space="preserve"> - Universal Serial Bus, standard komunikacji i zasilania.</w:t>
      </w:r>
    </w:p>
    <w:p w14:paraId="5930C4B5"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lang w:val="en-US"/>
        </w:rPr>
      </w:pPr>
      <w:r w:rsidRPr="00F8459F">
        <w:rPr>
          <w:b/>
          <w:bCs/>
          <w:i/>
          <w:spacing w:val="-3"/>
          <w:szCs w:val="24"/>
          <w:lang w:val="en-US"/>
        </w:rPr>
        <w:t>DC</w:t>
      </w:r>
      <w:r w:rsidRPr="00F8459F">
        <w:rPr>
          <w:i/>
          <w:spacing w:val="-3"/>
          <w:szCs w:val="24"/>
          <w:lang w:val="en-US"/>
        </w:rPr>
        <w:t xml:space="preserve"> - </w:t>
      </w:r>
      <w:proofErr w:type="spellStart"/>
      <w:r w:rsidRPr="00F8459F">
        <w:rPr>
          <w:i/>
          <w:spacing w:val="-3"/>
          <w:szCs w:val="24"/>
          <w:lang w:val="en-US"/>
        </w:rPr>
        <w:t>Prąd</w:t>
      </w:r>
      <w:proofErr w:type="spellEnd"/>
      <w:r w:rsidRPr="00F8459F">
        <w:rPr>
          <w:i/>
          <w:spacing w:val="-3"/>
          <w:szCs w:val="24"/>
          <w:lang w:val="en-US"/>
        </w:rPr>
        <w:t xml:space="preserve"> </w:t>
      </w:r>
      <w:proofErr w:type="spellStart"/>
      <w:r w:rsidRPr="00F8459F">
        <w:rPr>
          <w:i/>
          <w:spacing w:val="-3"/>
          <w:szCs w:val="24"/>
          <w:lang w:val="en-US"/>
        </w:rPr>
        <w:t>stały</w:t>
      </w:r>
      <w:proofErr w:type="spellEnd"/>
      <w:r w:rsidRPr="00F8459F">
        <w:rPr>
          <w:i/>
          <w:spacing w:val="-3"/>
          <w:szCs w:val="24"/>
          <w:lang w:val="en-US"/>
        </w:rPr>
        <w:t xml:space="preserve"> (Direct Current).</w:t>
      </w:r>
    </w:p>
    <w:p w14:paraId="3EF74C04" w14:textId="77777777" w:rsidR="00F8459F" w:rsidRPr="00F8459F" w:rsidRDefault="00F8459F" w:rsidP="00F8459F">
      <w:pPr>
        <w:numPr>
          <w:ilvl w:val="0"/>
          <w:numId w:val="50"/>
        </w:numPr>
        <w:overflowPunct/>
        <w:autoSpaceDE/>
        <w:autoSpaceDN/>
        <w:adjustRightInd/>
        <w:spacing w:line="360" w:lineRule="auto"/>
        <w:contextualSpacing/>
        <w:jc w:val="both"/>
        <w:textAlignment w:val="auto"/>
        <w:rPr>
          <w:i/>
          <w:spacing w:val="-3"/>
          <w:szCs w:val="24"/>
        </w:rPr>
      </w:pPr>
      <w:r w:rsidRPr="00F8459F">
        <w:rPr>
          <w:b/>
          <w:bCs/>
          <w:i/>
          <w:spacing w:val="-3"/>
          <w:szCs w:val="24"/>
        </w:rPr>
        <w:t>Flash</w:t>
      </w:r>
      <w:r w:rsidRPr="00F8459F">
        <w:rPr>
          <w:i/>
          <w:spacing w:val="-3"/>
          <w:szCs w:val="24"/>
        </w:rPr>
        <w:t xml:space="preserve"> - Pamięć typu </w:t>
      </w:r>
      <w:proofErr w:type="spellStart"/>
      <w:r w:rsidRPr="00F8459F">
        <w:rPr>
          <w:i/>
          <w:spacing w:val="-3"/>
          <w:szCs w:val="24"/>
        </w:rPr>
        <w:t>flash</w:t>
      </w:r>
      <w:proofErr w:type="spellEnd"/>
      <w:r w:rsidRPr="00F8459F">
        <w:rPr>
          <w:i/>
          <w:spacing w:val="-3"/>
          <w:szCs w:val="24"/>
        </w:rPr>
        <w:t xml:space="preserve"> do przechowywania danych.</w:t>
      </w:r>
    </w:p>
    <w:p w14:paraId="302BFD63" w14:textId="77777777" w:rsidR="00F8459F" w:rsidRPr="00F8459F" w:rsidRDefault="00F8459F" w:rsidP="00F8459F">
      <w:r w:rsidRPr="00F8459F">
        <w:t>Jednostki i stałe</w:t>
      </w:r>
    </w:p>
    <w:p w14:paraId="22A480D4" w14:textId="77777777" w:rsidR="00F8459F" w:rsidRPr="00F8459F" w:rsidRDefault="00F8459F" w:rsidP="00F8459F">
      <w:pPr>
        <w:numPr>
          <w:ilvl w:val="0"/>
          <w:numId w:val="51"/>
        </w:numPr>
        <w:overflowPunct/>
        <w:autoSpaceDE/>
        <w:autoSpaceDN/>
        <w:adjustRightInd/>
        <w:spacing w:line="360" w:lineRule="auto"/>
        <w:contextualSpacing/>
        <w:jc w:val="both"/>
        <w:textAlignment w:val="auto"/>
        <w:rPr>
          <w:i/>
          <w:spacing w:val="-3"/>
          <w:szCs w:val="24"/>
        </w:rPr>
      </w:pPr>
      <w:proofErr w:type="spellStart"/>
      <w:r w:rsidRPr="00F8459F">
        <w:rPr>
          <w:b/>
          <w:bCs/>
          <w:i/>
          <w:spacing w:val="-3"/>
          <w:szCs w:val="24"/>
        </w:rPr>
        <w:t>Hz</w:t>
      </w:r>
      <w:proofErr w:type="spellEnd"/>
      <w:r w:rsidRPr="00F8459F">
        <w:rPr>
          <w:b/>
          <w:bCs/>
          <w:i/>
          <w:spacing w:val="-3"/>
          <w:szCs w:val="24"/>
        </w:rPr>
        <w:t>, kHz, MHz</w:t>
      </w:r>
      <w:r w:rsidRPr="00F8459F">
        <w:rPr>
          <w:i/>
          <w:spacing w:val="-3"/>
          <w:szCs w:val="24"/>
        </w:rPr>
        <w:t xml:space="preserve"> - Jednostki częstotliwości: herce, kiloherce, megaherce.</w:t>
      </w:r>
    </w:p>
    <w:p w14:paraId="1BEF11E5" w14:textId="77777777" w:rsidR="00F8459F" w:rsidRPr="00F8459F" w:rsidRDefault="00F8459F" w:rsidP="00F8459F">
      <w:pPr>
        <w:numPr>
          <w:ilvl w:val="0"/>
          <w:numId w:val="51"/>
        </w:numPr>
        <w:overflowPunct/>
        <w:autoSpaceDE/>
        <w:autoSpaceDN/>
        <w:adjustRightInd/>
        <w:spacing w:line="360" w:lineRule="auto"/>
        <w:contextualSpacing/>
        <w:jc w:val="both"/>
        <w:textAlignment w:val="auto"/>
        <w:rPr>
          <w:i/>
          <w:spacing w:val="-3"/>
          <w:szCs w:val="24"/>
        </w:rPr>
      </w:pPr>
      <w:proofErr w:type="spellStart"/>
      <w:r w:rsidRPr="00F8459F">
        <w:rPr>
          <w:b/>
          <w:bCs/>
          <w:i/>
          <w:spacing w:val="-3"/>
          <w:szCs w:val="24"/>
        </w:rPr>
        <w:t>hPa</w:t>
      </w:r>
      <w:proofErr w:type="spellEnd"/>
      <w:r w:rsidRPr="00F8459F">
        <w:rPr>
          <w:i/>
          <w:spacing w:val="-3"/>
          <w:szCs w:val="24"/>
        </w:rPr>
        <w:t xml:space="preserve"> - Hektopaskale, jednostka ciśnienia.</w:t>
      </w:r>
    </w:p>
    <w:p w14:paraId="3D8E3F9B" w14:textId="77777777" w:rsidR="00F8459F" w:rsidRPr="00F8459F" w:rsidRDefault="00F8459F" w:rsidP="00F8459F">
      <w:pPr>
        <w:numPr>
          <w:ilvl w:val="0"/>
          <w:numId w:val="51"/>
        </w:numPr>
        <w:overflowPunct/>
        <w:autoSpaceDE/>
        <w:autoSpaceDN/>
        <w:adjustRightInd/>
        <w:spacing w:line="360" w:lineRule="auto"/>
        <w:contextualSpacing/>
        <w:jc w:val="both"/>
        <w:textAlignment w:val="auto"/>
        <w:rPr>
          <w:i/>
          <w:spacing w:val="-3"/>
          <w:szCs w:val="24"/>
        </w:rPr>
      </w:pPr>
      <w:r w:rsidRPr="00F8459F">
        <w:rPr>
          <w:b/>
          <w:bCs/>
          <w:i/>
          <w:spacing w:val="-3"/>
          <w:szCs w:val="24"/>
        </w:rPr>
        <w:t>m/s</w:t>
      </w:r>
      <w:r w:rsidRPr="00F8459F">
        <w:rPr>
          <w:i/>
          <w:spacing w:val="-3"/>
          <w:szCs w:val="24"/>
        </w:rPr>
        <w:t xml:space="preserve"> - Metry na sekundę, jednostka prędkości.</w:t>
      </w:r>
    </w:p>
    <w:p w14:paraId="152AE6BE" w14:textId="77777777" w:rsidR="00F8459F" w:rsidRPr="00F8459F" w:rsidRDefault="00F8459F" w:rsidP="00F8459F">
      <w:pPr>
        <w:numPr>
          <w:ilvl w:val="0"/>
          <w:numId w:val="51"/>
        </w:numPr>
        <w:overflowPunct/>
        <w:autoSpaceDE/>
        <w:autoSpaceDN/>
        <w:adjustRightInd/>
        <w:spacing w:line="360" w:lineRule="auto"/>
        <w:contextualSpacing/>
        <w:jc w:val="both"/>
        <w:textAlignment w:val="auto"/>
        <w:rPr>
          <w:i/>
          <w:spacing w:val="-3"/>
          <w:szCs w:val="24"/>
        </w:rPr>
      </w:pPr>
      <w:r w:rsidRPr="00F8459F">
        <w:rPr>
          <w:b/>
          <w:bCs/>
          <w:i/>
          <w:spacing w:val="-3"/>
          <w:szCs w:val="24"/>
        </w:rPr>
        <w:t xml:space="preserve">s, </w:t>
      </w:r>
      <w:proofErr w:type="spellStart"/>
      <w:r w:rsidRPr="00F8459F">
        <w:rPr>
          <w:b/>
          <w:bCs/>
          <w:i/>
          <w:spacing w:val="-3"/>
          <w:szCs w:val="24"/>
        </w:rPr>
        <w:t>ns</w:t>
      </w:r>
      <w:proofErr w:type="spellEnd"/>
      <w:r w:rsidRPr="00F8459F">
        <w:rPr>
          <w:b/>
          <w:bCs/>
          <w:i/>
          <w:spacing w:val="-3"/>
          <w:szCs w:val="24"/>
        </w:rPr>
        <w:t xml:space="preserve">, </w:t>
      </w:r>
      <w:proofErr w:type="spellStart"/>
      <w:r w:rsidRPr="00F8459F">
        <w:rPr>
          <w:b/>
          <w:bCs/>
          <w:i/>
          <w:spacing w:val="-3"/>
          <w:szCs w:val="24"/>
        </w:rPr>
        <w:t>us</w:t>
      </w:r>
      <w:proofErr w:type="spellEnd"/>
      <w:r w:rsidRPr="00F8459F">
        <w:rPr>
          <w:i/>
          <w:spacing w:val="-3"/>
          <w:szCs w:val="24"/>
        </w:rPr>
        <w:t xml:space="preserve"> - Sekunda, nanosekunda, mikrosekunda.</w:t>
      </w:r>
    </w:p>
    <w:p w14:paraId="29E2BACD" w14:textId="77777777" w:rsidR="00F8459F" w:rsidRPr="00F8459F" w:rsidRDefault="00F8459F" w:rsidP="00F8459F">
      <w:pPr>
        <w:numPr>
          <w:ilvl w:val="0"/>
          <w:numId w:val="51"/>
        </w:numPr>
        <w:overflowPunct/>
        <w:autoSpaceDE/>
        <w:autoSpaceDN/>
        <w:adjustRightInd/>
        <w:spacing w:line="360" w:lineRule="auto"/>
        <w:contextualSpacing/>
        <w:jc w:val="both"/>
        <w:textAlignment w:val="auto"/>
        <w:rPr>
          <w:i/>
          <w:spacing w:val="-3"/>
          <w:szCs w:val="24"/>
        </w:rPr>
      </w:pPr>
      <w:r w:rsidRPr="00F8459F">
        <w:rPr>
          <w:b/>
          <w:bCs/>
          <w:i/>
          <w:spacing w:val="-3"/>
          <w:szCs w:val="24"/>
        </w:rPr>
        <w:t>°C</w:t>
      </w:r>
      <w:r w:rsidRPr="00F8459F">
        <w:rPr>
          <w:i/>
          <w:spacing w:val="-3"/>
          <w:szCs w:val="24"/>
        </w:rPr>
        <w:t xml:space="preserve"> - Stopnie Celsjusza, jednostka temperatury.</w:t>
      </w:r>
    </w:p>
    <w:p w14:paraId="7A2511A7" w14:textId="77777777" w:rsidR="00F8459F" w:rsidRPr="00F8459F" w:rsidRDefault="00F8459F" w:rsidP="00F8459F">
      <w:pPr>
        <w:numPr>
          <w:ilvl w:val="0"/>
          <w:numId w:val="51"/>
        </w:numPr>
        <w:overflowPunct/>
        <w:autoSpaceDE/>
        <w:autoSpaceDN/>
        <w:adjustRightInd/>
        <w:spacing w:line="360" w:lineRule="auto"/>
        <w:contextualSpacing/>
        <w:jc w:val="both"/>
        <w:textAlignment w:val="auto"/>
        <w:rPr>
          <w:i/>
          <w:spacing w:val="-3"/>
          <w:szCs w:val="24"/>
        </w:rPr>
      </w:pPr>
      <w:r w:rsidRPr="00F8459F">
        <w:rPr>
          <w:b/>
          <w:bCs/>
          <w:i/>
          <w:spacing w:val="-3"/>
          <w:szCs w:val="24"/>
        </w:rPr>
        <w:t>m, V, g, kg</w:t>
      </w:r>
      <w:r w:rsidRPr="00F8459F">
        <w:rPr>
          <w:i/>
          <w:spacing w:val="-3"/>
          <w:szCs w:val="24"/>
        </w:rPr>
        <w:t xml:space="preserve"> - Jednostki: metr, wolt, gram, kilogram.</w:t>
      </w:r>
    </w:p>
    <w:p w14:paraId="7B2322EF" w14:textId="77777777" w:rsidR="00F8459F" w:rsidRPr="00F8459F" w:rsidRDefault="00F8459F" w:rsidP="00F8459F">
      <w:r w:rsidRPr="00F8459F">
        <w:t>Wielkości fizyczne i wzory</w:t>
      </w:r>
    </w:p>
    <w:p w14:paraId="0E0020FD" w14:textId="77777777" w:rsidR="00F8459F" w:rsidRPr="00F8459F" w:rsidRDefault="00F8459F" w:rsidP="00F8459F">
      <w:pPr>
        <w:numPr>
          <w:ilvl w:val="0"/>
          <w:numId w:val="52"/>
        </w:numPr>
        <w:overflowPunct/>
        <w:autoSpaceDE/>
        <w:autoSpaceDN/>
        <w:adjustRightInd/>
        <w:spacing w:line="360" w:lineRule="auto"/>
        <w:contextualSpacing/>
        <w:jc w:val="both"/>
        <w:textAlignment w:val="auto"/>
        <w:rPr>
          <w:i/>
          <w:spacing w:val="-3"/>
          <w:szCs w:val="24"/>
        </w:rPr>
      </w:pPr>
      <w:r w:rsidRPr="00F8459F">
        <w:rPr>
          <w:b/>
          <w:bCs/>
          <w:i/>
          <w:spacing w:val="-3"/>
          <w:szCs w:val="24"/>
        </w:rPr>
        <w:t>v</w:t>
      </w:r>
      <w:r w:rsidRPr="00F8459F">
        <w:rPr>
          <w:i/>
          <w:spacing w:val="-3"/>
          <w:szCs w:val="24"/>
        </w:rPr>
        <w:t xml:space="preserve"> - Prędkość dźwięku w powietrzu.</w:t>
      </w:r>
    </w:p>
    <w:p w14:paraId="35FE4E9F" w14:textId="77777777" w:rsidR="00F8459F" w:rsidRPr="00F8459F" w:rsidRDefault="00F8459F" w:rsidP="00F8459F">
      <w:pPr>
        <w:numPr>
          <w:ilvl w:val="0"/>
          <w:numId w:val="52"/>
        </w:numPr>
        <w:overflowPunct/>
        <w:autoSpaceDE/>
        <w:autoSpaceDN/>
        <w:adjustRightInd/>
        <w:spacing w:line="360" w:lineRule="auto"/>
        <w:contextualSpacing/>
        <w:jc w:val="both"/>
        <w:textAlignment w:val="auto"/>
        <w:rPr>
          <w:i/>
          <w:spacing w:val="-3"/>
          <w:szCs w:val="24"/>
        </w:rPr>
      </w:pPr>
      <w:r w:rsidRPr="00F8459F">
        <w:rPr>
          <w:b/>
          <w:bCs/>
          <w:i/>
          <w:spacing w:val="-3"/>
          <w:szCs w:val="24"/>
        </w:rPr>
        <w:t>γ</w:t>
      </w:r>
      <w:r w:rsidRPr="00F8459F">
        <w:rPr>
          <w:i/>
          <w:spacing w:val="-3"/>
          <w:szCs w:val="24"/>
        </w:rPr>
        <w:t xml:space="preserve"> - Stosunek ciepła właściwego powietrza przy stałym ciśnieniu do tego przy stałej objętości (ok. 1,4).</w:t>
      </w:r>
    </w:p>
    <w:p w14:paraId="781AF2E3" w14:textId="77777777" w:rsidR="00F8459F" w:rsidRPr="00F8459F" w:rsidRDefault="00F8459F" w:rsidP="00F8459F">
      <w:pPr>
        <w:numPr>
          <w:ilvl w:val="0"/>
          <w:numId w:val="52"/>
        </w:numPr>
        <w:overflowPunct/>
        <w:autoSpaceDE/>
        <w:autoSpaceDN/>
        <w:adjustRightInd/>
        <w:spacing w:line="360" w:lineRule="auto"/>
        <w:contextualSpacing/>
        <w:jc w:val="both"/>
        <w:textAlignment w:val="auto"/>
        <w:rPr>
          <w:i/>
          <w:spacing w:val="-3"/>
          <w:szCs w:val="24"/>
        </w:rPr>
      </w:pPr>
      <w:r w:rsidRPr="00F8459F">
        <w:rPr>
          <w:b/>
          <w:bCs/>
          <w:i/>
          <w:spacing w:val="-3"/>
          <w:szCs w:val="24"/>
        </w:rPr>
        <w:t>R</w:t>
      </w:r>
      <w:r w:rsidRPr="00F8459F">
        <w:rPr>
          <w:i/>
          <w:spacing w:val="-3"/>
          <w:szCs w:val="24"/>
        </w:rPr>
        <w:t xml:space="preserve"> - Uniwersalna stała gazowa dla powietrza (ok. 287 J/(</w:t>
      </w:r>
      <w:proofErr w:type="spellStart"/>
      <w:r w:rsidRPr="00F8459F">
        <w:rPr>
          <w:i/>
          <w:spacing w:val="-3"/>
          <w:szCs w:val="24"/>
        </w:rPr>
        <w:t>kg·K</w:t>
      </w:r>
      <w:proofErr w:type="spellEnd"/>
      <w:r w:rsidRPr="00F8459F">
        <w:rPr>
          <w:i/>
          <w:spacing w:val="-3"/>
          <w:szCs w:val="24"/>
        </w:rPr>
        <w:t>)).</w:t>
      </w:r>
    </w:p>
    <w:p w14:paraId="3CE4F975" w14:textId="77777777" w:rsidR="00F8459F" w:rsidRPr="00F8459F" w:rsidRDefault="00F8459F" w:rsidP="00F8459F">
      <w:pPr>
        <w:numPr>
          <w:ilvl w:val="0"/>
          <w:numId w:val="52"/>
        </w:numPr>
        <w:overflowPunct/>
        <w:autoSpaceDE/>
        <w:autoSpaceDN/>
        <w:adjustRightInd/>
        <w:spacing w:line="360" w:lineRule="auto"/>
        <w:contextualSpacing/>
        <w:jc w:val="both"/>
        <w:textAlignment w:val="auto"/>
        <w:rPr>
          <w:i/>
          <w:spacing w:val="-3"/>
          <w:szCs w:val="24"/>
        </w:rPr>
      </w:pPr>
      <w:r w:rsidRPr="00F8459F">
        <w:rPr>
          <w:b/>
          <w:bCs/>
          <w:i/>
          <w:spacing w:val="-3"/>
          <w:szCs w:val="24"/>
        </w:rPr>
        <w:t>T</w:t>
      </w:r>
      <w:r w:rsidRPr="00F8459F">
        <w:rPr>
          <w:i/>
          <w:spacing w:val="-3"/>
          <w:szCs w:val="24"/>
        </w:rPr>
        <w:t xml:space="preserve"> - Temperatura powietrza w skali Kelvina (K).</w:t>
      </w:r>
    </w:p>
    <w:p w14:paraId="3742D53F" w14:textId="77777777" w:rsidR="00F8459F" w:rsidRPr="00F8459F" w:rsidRDefault="00F8459F" w:rsidP="00F8459F">
      <w:pPr>
        <w:numPr>
          <w:ilvl w:val="0"/>
          <w:numId w:val="52"/>
        </w:numPr>
        <w:overflowPunct/>
        <w:autoSpaceDE/>
        <w:autoSpaceDN/>
        <w:adjustRightInd/>
        <w:spacing w:line="360" w:lineRule="auto"/>
        <w:contextualSpacing/>
        <w:jc w:val="both"/>
        <w:textAlignment w:val="auto"/>
        <w:rPr>
          <w:i/>
          <w:spacing w:val="-3"/>
          <w:szCs w:val="24"/>
        </w:rPr>
      </w:pPr>
      <w:r w:rsidRPr="00F8459F">
        <w:rPr>
          <w:b/>
          <w:bCs/>
          <w:i/>
          <w:spacing w:val="-3"/>
          <w:szCs w:val="24"/>
        </w:rPr>
        <w:t>d</w:t>
      </w:r>
      <w:r w:rsidRPr="00F8459F">
        <w:rPr>
          <w:i/>
          <w:spacing w:val="-3"/>
          <w:szCs w:val="24"/>
        </w:rPr>
        <w:t xml:space="preserve"> - Odległość mierzona.</w:t>
      </w:r>
    </w:p>
    <w:p w14:paraId="19FBA044" w14:textId="77777777" w:rsidR="00F8459F" w:rsidRPr="00F8459F" w:rsidRDefault="00F8459F" w:rsidP="00F8459F">
      <w:pPr>
        <w:numPr>
          <w:ilvl w:val="0"/>
          <w:numId w:val="52"/>
        </w:numPr>
        <w:overflowPunct/>
        <w:autoSpaceDE/>
        <w:autoSpaceDN/>
        <w:adjustRightInd/>
        <w:spacing w:line="360" w:lineRule="auto"/>
        <w:contextualSpacing/>
        <w:jc w:val="both"/>
        <w:textAlignment w:val="auto"/>
        <w:rPr>
          <w:i/>
          <w:spacing w:val="-3"/>
          <w:szCs w:val="24"/>
        </w:rPr>
      </w:pPr>
      <w:proofErr w:type="spellStart"/>
      <w:r w:rsidRPr="00F8459F">
        <w:rPr>
          <w:b/>
          <w:bCs/>
          <w:i/>
          <w:spacing w:val="-3"/>
          <w:szCs w:val="24"/>
        </w:rPr>
        <w:t>t_H</w:t>
      </w:r>
      <w:proofErr w:type="spellEnd"/>
      <w:r w:rsidRPr="00F8459F">
        <w:rPr>
          <w:i/>
          <w:spacing w:val="-3"/>
          <w:szCs w:val="24"/>
        </w:rPr>
        <w:t xml:space="preserve"> - Czas trwania stanu wysokiego.</w:t>
      </w:r>
    </w:p>
    <w:p w14:paraId="65400407" w14:textId="77777777" w:rsidR="00F8459F" w:rsidRPr="00F8459F" w:rsidRDefault="00F8459F" w:rsidP="00F8459F">
      <w:pPr>
        <w:numPr>
          <w:ilvl w:val="0"/>
          <w:numId w:val="52"/>
        </w:numPr>
        <w:overflowPunct/>
        <w:autoSpaceDE/>
        <w:autoSpaceDN/>
        <w:adjustRightInd/>
        <w:spacing w:line="360" w:lineRule="auto"/>
        <w:contextualSpacing/>
        <w:jc w:val="both"/>
        <w:textAlignment w:val="auto"/>
        <w:rPr>
          <w:i/>
          <w:spacing w:val="-3"/>
          <w:szCs w:val="24"/>
        </w:rPr>
      </w:pPr>
      <w:proofErr w:type="spellStart"/>
      <w:r w:rsidRPr="00F8459F">
        <w:rPr>
          <w:b/>
          <w:bCs/>
          <w:i/>
          <w:spacing w:val="-3"/>
          <w:szCs w:val="24"/>
        </w:rPr>
        <w:t>V_s</w:t>
      </w:r>
      <w:proofErr w:type="spellEnd"/>
      <w:r w:rsidRPr="00F8459F">
        <w:rPr>
          <w:i/>
          <w:spacing w:val="-3"/>
          <w:szCs w:val="24"/>
        </w:rPr>
        <w:t xml:space="preserve"> - Prędkość rozchodzenia się fali dźwiękowej w powietrzu (ok. 340 m/s).</w:t>
      </w:r>
    </w:p>
    <w:p w14:paraId="63E76AA4" w14:textId="77777777" w:rsidR="00F8459F" w:rsidRPr="00F8459F" w:rsidRDefault="00F8459F" w:rsidP="00F8459F">
      <w:r w:rsidRPr="00F8459F">
        <w:t>Oprogramowanie i funkcje</w:t>
      </w:r>
    </w:p>
    <w:p w14:paraId="3FF2F736" w14:textId="77777777" w:rsidR="00F8459F" w:rsidRPr="00F8459F" w:rsidRDefault="00F8459F" w:rsidP="00F8459F">
      <w:pPr>
        <w:numPr>
          <w:ilvl w:val="0"/>
          <w:numId w:val="53"/>
        </w:numPr>
        <w:overflowPunct/>
        <w:autoSpaceDE/>
        <w:autoSpaceDN/>
        <w:adjustRightInd/>
        <w:spacing w:line="360" w:lineRule="auto"/>
        <w:contextualSpacing/>
        <w:jc w:val="both"/>
        <w:textAlignment w:val="auto"/>
        <w:rPr>
          <w:i/>
          <w:spacing w:val="-3"/>
          <w:szCs w:val="24"/>
        </w:rPr>
      </w:pPr>
      <w:r w:rsidRPr="00F8459F">
        <w:rPr>
          <w:b/>
          <w:bCs/>
          <w:i/>
          <w:spacing w:val="-3"/>
          <w:szCs w:val="24"/>
        </w:rPr>
        <w:t>IEEE1364, IEEE1800</w:t>
      </w:r>
      <w:r w:rsidRPr="00F8459F">
        <w:rPr>
          <w:i/>
          <w:spacing w:val="-3"/>
          <w:szCs w:val="24"/>
        </w:rPr>
        <w:t xml:space="preserve"> - Standardy języków opisu sprzętu: </w:t>
      </w:r>
      <w:proofErr w:type="spellStart"/>
      <w:r w:rsidRPr="00F8459F">
        <w:rPr>
          <w:i/>
          <w:spacing w:val="-3"/>
          <w:szCs w:val="24"/>
        </w:rPr>
        <w:t>Verilog</w:t>
      </w:r>
      <w:proofErr w:type="spellEnd"/>
      <w:r w:rsidRPr="00F8459F">
        <w:rPr>
          <w:i/>
          <w:spacing w:val="-3"/>
          <w:szCs w:val="24"/>
        </w:rPr>
        <w:t xml:space="preserve"> (1364) i </w:t>
      </w:r>
      <w:proofErr w:type="spellStart"/>
      <w:r w:rsidRPr="00F8459F">
        <w:rPr>
          <w:i/>
          <w:spacing w:val="-3"/>
          <w:szCs w:val="24"/>
        </w:rPr>
        <w:t>SystemVerilog</w:t>
      </w:r>
      <w:proofErr w:type="spellEnd"/>
      <w:r w:rsidRPr="00F8459F">
        <w:rPr>
          <w:i/>
          <w:spacing w:val="-3"/>
          <w:szCs w:val="24"/>
        </w:rPr>
        <w:t xml:space="preserve"> (1800).</w:t>
      </w:r>
    </w:p>
    <w:p w14:paraId="6702A017" w14:textId="77777777" w:rsidR="00F8459F" w:rsidRPr="00F8459F" w:rsidRDefault="00F8459F" w:rsidP="00F8459F">
      <w:pPr>
        <w:numPr>
          <w:ilvl w:val="0"/>
          <w:numId w:val="53"/>
        </w:numPr>
        <w:overflowPunct/>
        <w:autoSpaceDE/>
        <w:autoSpaceDN/>
        <w:adjustRightInd/>
        <w:spacing w:line="360" w:lineRule="auto"/>
        <w:contextualSpacing/>
        <w:jc w:val="both"/>
        <w:textAlignment w:val="auto"/>
        <w:rPr>
          <w:i/>
          <w:spacing w:val="-3"/>
          <w:szCs w:val="24"/>
        </w:rPr>
      </w:pPr>
      <w:r w:rsidRPr="00F8459F">
        <w:rPr>
          <w:b/>
          <w:bCs/>
          <w:i/>
          <w:spacing w:val="-3"/>
          <w:szCs w:val="24"/>
        </w:rPr>
        <w:t xml:space="preserve">USB </w:t>
      </w:r>
      <w:proofErr w:type="spellStart"/>
      <w:r w:rsidRPr="00F8459F">
        <w:rPr>
          <w:b/>
          <w:bCs/>
          <w:i/>
          <w:spacing w:val="-3"/>
          <w:szCs w:val="24"/>
        </w:rPr>
        <w:t>Blaster</w:t>
      </w:r>
      <w:proofErr w:type="spellEnd"/>
      <w:r w:rsidRPr="00F8459F">
        <w:rPr>
          <w:b/>
          <w:bCs/>
          <w:i/>
          <w:spacing w:val="-3"/>
          <w:szCs w:val="24"/>
        </w:rPr>
        <w:t xml:space="preserve">, </w:t>
      </w:r>
      <w:proofErr w:type="spellStart"/>
      <w:r w:rsidRPr="00F8459F">
        <w:rPr>
          <w:b/>
          <w:bCs/>
          <w:i/>
          <w:spacing w:val="-3"/>
          <w:szCs w:val="24"/>
        </w:rPr>
        <w:t>Byte</w:t>
      </w:r>
      <w:proofErr w:type="spellEnd"/>
      <w:r w:rsidRPr="00F8459F">
        <w:rPr>
          <w:b/>
          <w:bCs/>
          <w:i/>
          <w:spacing w:val="-3"/>
          <w:szCs w:val="24"/>
        </w:rPr>
        <w:t xml:space="preserve"> </w:t>
      </w:r>
      <w:proofErr w:type="spellStart"/>
      <w:r w:rsidRPr="00F8459F">
        <w:rPr>
          <w:b/>
          <w:bCs/>
          <w:i/>
          <w:spacing w:val="-3"/>
          <w:szCs w:val="24"/>
        </w:rPr>
        <w:t>Blaster</w:t>
      </w:r>
      <w:proofErr w:type="spellEnd"/>
      <w:r w:rsidRPr="00F8459F">
        <w:rPr>
          <w:i/>
          <w:spacing w:val="-3"/>
          <w:szCs w:val="24"/>
        </w:rPr>
        <w:t xml:space="preserve"> - Programatory do układów FPGA.</w:t>
      </w:r>
    </w:p>
    <w:p w14:paraId="6AC48B83" w14:textId="77777777" w:rsidR="00F8459F" w:rsidRPr="00F8459F" w:rsidRDefault="00F8459F" w:rsidP="00F8459F">
      <w:pPr>
        <w:numPr>
          <w:ilvl w:val="0"/>
          <w:numId w:val="53"/>
        </w:numPr>
        <w:overflowPunct/>
        <w:autoSpaceDE/>
        <w:autoSpaceDN/>
        <w:adjustRightInd/>
        <w:spacing w:line="360" w:lineRule="auto"/>
        <w:contextualSpacing/>
        <w:jc w:val="both"/>
        <w:textAlignment w:val="auto"/>
        <w:rPr>
          <w:i/>
          <w:spacing w:val="-3"/>
          <w:szCs w:val="24"/>
          <w:lang w:val="en-US"/>
        </w:rPr>
      </w:pPr>
      <w:r w:rsidRPr="00F8459F">
        <w:rPr>
          <w:b/>
          <w:bCs/>
          <w:i/>
          <w:spacing w:val="-3"/>
          <w:szCs w:val="24"/>
          <w:lang w:val="en-US"/>
        </w:rPr>
        <w:t>UART</w:t>
      </w:r>
      <w:r w:rsidRPr="00F8459F">
        <w:rPr>
          <w:i/>
          <w:spacing w:val="-3"/>
          <w:szCs w:val="24"/>
          <w:lang w:val="en-US"/>
        </w:rPr>
        <w:t xml:space="preserve"> - Universal Asynchronous Receiver-Transmitter, </w:t>
      </w:r>
      <w:proofErr w:type="spellStart"/>
      <w:r w:rsidRPr="00F8459F">
        <w:rPr>
          <w:i/>
          <w:spacing w:val="-3"/>
          <w:szCs w:val="24"/>
          <w:lang w:val="en-US"/>
        </w:rPr>
        <w:t>interfejs</w:t>
      </w:r>
      <w:proofErr w:type="spellEnd"/>
      <w:r w:rsidRPr="00F8459F">
        <w:rPr>
          <w:i/>
          <w:spacing w:val="-3"/>
          <w:szCs w:val="24"/>
          <w:lang w:val="en-US"/>
        </w:rPr>
        <w:t xml:space="preserve"> </w:t>
      </w:r>
      <w:proofErr w:type="spellStart"/>
      <w:r w:rsidRPr="00F8459F">
        <w:rPr>
          <w:i/>
          <w:spacing w:val="-3"/>
          <w:szCs w:val="24"/>
          <w:lang w:val="en-US"/>
        </w:rPr>
        <w:t>komunikacyjny</w:t>
      </w:r>
      <w:proofErr w:type="spellEnd"/>
      <w:r w:rsidRPr="00F8459F">
        <w:rPr>
          <w:i/>
          <w:spacing w:val="-3"/>
          <w:szCs w:val="24"/>
          <w:lang w:val="en-US"/>
        </w:rPr>
        <w:t>.</w:t>
      </w:r>
    </w:p>
    <w:p w14:paraId="112915C8" w14:textId="77777777" w:rsidR="00F8459F" w:rsidRPr="00F8459F" w:rsidRDefault="00F8459F" w:rsidP="00F8459F">
      <w:pPr>
        <w:numPr>
          <w:ilvl w:val="0"/>
          <w:numId w:val="53"/>
        </w:numPr>
        <w:overflowPunct/>
        <w:autoSpaceDE/>
        <w:autoSpaceDN/>
        <w:adjustRightInd/>
        <w:spacing w:line="360" w:lineRule="auto"/>
        <w:contextualSpacing/>
        <w:jc w:val="both"/>
        <w:textAlignment w:val="auto"/>
        <w:rPr>
          <w:i/>
          <w:spacing w:val="-3"/>
          <w:szCs w:val="24"/>
        </w:rPr>
      </w:pPr>
      <w:r w:rsidRPr="00F8459F">
        <w:rPr>
          <w:b/>
          <w:bCs/>
          <w:i/>
          <w:spacing w:val="-3"/>
          <w:szCs w:val="24"/>
        </w:rPr>
        <w:t xml:space="preserve">STD_LOGIC_VECTOR, </w:t>
      </w:r>
      <w:proofErr w:type="spellStart"/>
      <w:r w:rsidRPr="00F8459F">
        <w:rPr>
          <w:b/>
          <w:bCs/>
          <w:i/>
          <w:spacing w:val="-3"/>
          <w:szCs w:val="24"/>
        </w:rPr>
        <w:t>STD_Logic</w:t>
      </w:r>
      <w:proofErr w:type="spellEnd"/>
      <w:r w:rsidRPr="00F8459F">
        <w:rPr>
          <w:i/>
          <w:spacing w:val="-3"/>
          <w:szCs w:val="24"/>
        </w:rPr>
        <w:t xml:space="preserve"> - Typy danych używane w języku VHDL.</w:t>
      </w:r>
    </w:p>
    <w:p w14:paraId="7035506D" w14:textId="77777777" w:rsidR="00F8459F" w:rsidRPr="00F8459F" w:rsidRDefault="00F8459F" w:rsidP="00F8459F">
      <w:pPr>
        <w:numPr>
          <w:ilvl w:val="0"/>
          <w:numId w:val="53"/>
        </w:numPr>
        <w:overflowPunct/>
        <w:autoSpaceDE/>
        <w:autoSpaceDN/>
        <w:adjustRightInd/>
        <w:spacing w:line="360" w:lineRule="auto"/>
        <w:contextualSpacing/>
        <w:jc w:val="both"/>
        <w:textAlignment w:val="auto"/>
        <w:rPr>
          <w:i/>
          <w:spacing w:val="-3"/>
          <w:szCs w:val="24"/>
        </w:rPr>
      </w:pPr>
      <w:proofErr w:type="spellStart"/>
      <w:r w:rsidRPr="00F8459F">
        <w:rPr>
          <w:b/>
          <w:bCs/>
          <w:i/>
          <w:spacing w:val="-3"/>
          <w:szCs w:val="24"/>
        </w:rPr>
        <w:t>clc</w:t>
      </w:r>
      <w:proofErr w:type="spellEnd"/>
      <w:r w:rsidRPr="00F8459F">
        <w:rPr>
          <w:i/>
          <w:spacing w:val="-3"/>
          <w:szCs w:val="24"/>
        </w:rPr>
        <w:t xml:space="preserve"> - Nazwa sygnału/zmiennej.</w:t>
      </w:r>
    </w:p>
    <w:p w14:paraId="485B5D55" w14:textId="77777777" w:rsidR="00F8459F" w:rsidRPr="00F8459F" w:rsidRDefault="00F8459F" w:rsidP="00F8459F">
      <w:pPr>
        <w:numPr>
          <w:ilvl w:val="0"/>
          <w:numId w:val="53"/>
        </w:numPr>
        <w:overflowPunct/>
        <w:autoSpaceDE/>
        <w:autoSpaceDN/>
        <w:adjustRightInd/>
        <w:spacing w:line="360" w:lineRule="auto"/>
        <w:contextualSpacing/>
        <w:jc w:val="both"/>
        <w:textAlignment w:val="auto"/>
        <w:rPr>
          <w:i/>
          <w:spacing w:val="-3"/>
          <w:szCs w:val="24"/>
        </w:rPr>
      </w:pPr>
      <w:proofErr w:type="spellStart"/>
      <w:r w:rsidRPr="00F8459F">
        <w:rPr>
          <w:b/>
          <w:bCs/>
          <w:i/>
          <w:spacing w:val="-3"/>
          <w:szCs w:val="24"/>
        </w:rPr>
        <w:t>cnt_max</w:t>
      </w:r>
      <w:proofErr w:type="spellEnd"/>
      <w:r w:rsidRPr="00F8459F">
        <w:rPr>
          <w:b/>
          <w:bCs/>
          <w:i/>
          <w:spacing w:val="-3"/>
          <w:szCs w:val="24"/>
        </w:rPr>
        <w:t xml:space="preserve">, </w:t>
      </w:r>
      <w:proofErr w:type="spellStart"/>
      <w:r w:rsidRPr="00F8459F">
        <w:rPr>
          <w:b/>
          <w:bCs/>
          <w:i/>
          <w:spacing w:val="-3"/>
          <w:szCs w:val="24"/>
        </w:rPr>
        <w:t>cnt_min</w:t>
      </w:r>
      <w:proofErr w:type="spellEnd"/>
      <w:r w:rsidRPr="00F8459F">
        <w:rPr>
          <w:i/>
          <w:spacing w:val="-3"/>
          <w:szCs w:val="24"/>
        </w:rPr>
        <w:t xml:space="preserve"> - Maksymalne i minimalne wartości licznika.</w:t>
      </w:r>
    </w:p>
    <w:p w14:paraId="741869E8" w14:textId="77777777" w:rsidR="00F8459F" w:rsidRPr="00F8459F" w:rsidRDefault="00F8459F" w:rsidP="00F8459F">
      <w:pPr>
        <w:numPr>
          <w:ilvl w:val="0"/>
          <w:numId w:val="53"/>
        </w:numPr>
        <w:overflowPunct/>
        <w:autoSpaceDE/>
        <w:autoSpaceDN/>
        <w:adjustRightInd/>
        <w:spacing w:line="360" w:lineRule="auto"/>
        <w:contextualSpacing/>
        <w:jc w:val="both"/>
        <w:textAlignment w:val="auto"/>
        <w:rPr>
          <w:i/>
          <w:spacing w:val="-3"/>
          <w:szCs w:val="24"/>
        </w:rPr>
      </w:pPr>
      <w:proofErr w:type="spellStart"/>
      <w:r w:rsidRPr="00F8459F">
        <w:rPr>
          <w:b/>
          <w:bCs/>
          <w:i/>
          <w:spacing w:val="-3"/>
          <w:szCs w:val="24"/>
        </w:rPr>
        <w:t>Measurement</w:t>
      </w:r>
      <w:proofErr w:type="spellEnd"/>
      <w:r w:rsidRPr="00F8459F">
        <w:rPr>
          <w:b/>
          <w:bCs/>
          <w:i/>
          <w:spacing w:val="-3"/>
          <w:szCs w:val="24"/>
        </w:rPr>
        <w:t xml:space="preserve"> </w:t>
      </w:r>
      <w:proofErr w:type="spellStart"/>
      <w:r w:rsidRPr="00F8459F">
        <w:rPr>
          <w:b/>
          <w:bCs/>
          <w:i/>
          <w:spacing w:val="-3"/>
          <w:szCs w:val="24"/>
        </w:rPr>
        <w:t>control</w:t>
      </w:r>
      <w:proofErr w:type="spellEnd"/>
      <w:r w:rsidRPr="00F8459F">
        <w:rPr>
          <w:i/>
          <w:spacing w:val="-3"/>
          <w:szCs w:val="24"/>
        </w:rPr>
        <w:t xml:space="preserve"> - Kontrola pomiaru.</w:t>
      </w:r>
    </w:p>
    <w:p w14:paraId="67A3D5ED" w14:textId="77777777" w:rsidR="00F8459F" w:rsidRPr="00F8459F" w:rsidRDefault="00F8459F" w:rsidP="00F8459F">
      <w:pPr>
        <w:numPr>
          <w:ilvl w:val="0"/>
          <w:numId w:val="53"/>
        </w:numPr>
        <w:overflowPunct/>
        <w:autoSpaceDE/>
        <w:autoSpaceDN/>
        <w:adjustRightInd/>
        <w:spacing w:line="360" w:lineRule="auto"/>
        <w:contextualSpacing/>
        <w:jc w:val="both"/>
        <w:textAlignment w:val="auto"/>
        <w:rPr>
          <w:i/>
          <w:spacing w:val="-3"/>
          <w:szCs w:val="24"/>
        </w:rPr>
      </w:pPr>
      <w:r w:rsidRPr="00F8459F">
        <w:rPr>
          <w:b/>
          <w:bCs/>
          <w:i/>
          <w:spacing w:val="-3"/>
          <w:szCs w:val="24"/>
        </w:rPr>
        <w:t>ROM</w:t>
      </w:r>
      <w:r w:rsidRPr="00F8459F">
        <w:rPr>
          <w:i/>
          <w:spacing w:val="-3"/>
          <w:szCs w:val="24"/>
        </w:rPr>
        <w:t xml:space="preserve"> - Read-</w:t>
      </w:r>
      <w:proofErr w:type="spellStart"/>
      <w:r w:rsidRPr="00F8459F">
        <w:rPr>
          <w:i/>
          <w:spacing w:val="-3"/>
          <w:szCs w:val="24"/>
        </w:rPr>
        <w:t>Only</w:t>
      </w:r>
      <w:proofErr w:type="spellEnd"/>
      <w:r w:rsidRPr="00F8459F">
        <w:rPr>
          <w:i/>
          <w:spacing w:val="-3"/>
          <w:szCs w:val="24"/>
        </w:rPr>
        <w:t xml:space="preserve"> Memory.</w:t>
      </w:r>
    </w:p>
    <w:p w14:paraId="1352CDA0" w14:textId="77777777" w:rsidR="00F8459F" w:rsidRPr="00F8459F" w:rsidRDefault="00F8459F" w:rsidP="00F8459F">
      <w:pPr>
        <w:numPr>
          <w:ilvl w:val="0"/>
          <w:numId w:val="53"/>
        </w:numPr>
        <w:overflowPunct/>
        <w:autoSpaceDE/>
        <w:autoSpaceDN/>
        <w:adjustRightInd/>
        <w:spacing w:line="360" w:lineRule="auto"/>
        <w:contextualSpacing/>
        <w:jc w:val="both"/>
        <w:textAlignment w:val="auto"/>
        <w:rPr>
          <w:i/>
          <w:spacing w:val="-3"/>
          <w:szCs w:val="24"/>
        </w:rPr>
      </w:pPr>
      <w:proofErr w:type="spellStart"/>
      <w:r w:rsidRPr="00F8459F">
        <w:rPr>
          <w:b/>
          <w:bCs/>
          <w:i/>
          <w:spacing w:val="-3"/>
          <w:szCs w:val="24"/>
        </w:rPr>
        <w:t>duty_cycle</w:t>
      </w:r>
      <w:proofErr w:type="spellEnd"/>
      <w:r w:rsidRPr="00F8459F">
        <w:rPr>
          <w:i/>
          <w:spacing w:val="-3"/>
          <w:szCs w:val="24"/>
        </w:rPr>
        <w:t xml:space="preserve"> - Wypełnienie sygnału PWM.</w:t>
      </w:r>
    </w:p>
    <w:p w14:paraId="6AA73582" w14:textId="77777777" w:rsidR="00F8459F" w:rsidRPr="00F8459F" w:rsidRDefault="00F8459F" w:rsidP="00F8459F">
      <w:pPr>
        <w:numPr>
          <w:ilvl w:val="0"/>
          <w:numId w:val="53"/>
        </w:numPr>
        <w:overflowPunct/>
        <w:autoSpaceDE/>
        <w:autoSpaceDN/>
        <w:adjustRightInd/>
        <w:spacing w:line="360" w:lineRule="auto"/>
        <w:contextualSpacing/>
        <w:jc w:val="both"/>
        <w:textAlignment w:val="auto"/>
        <w:rPr>
          <w:i/>
          <w:spacing w:val="-3"/>
          <w:szCs w:val="24"/>
        </w:rPr>
      </w:pPr>
      <w:proofErr w:type="spellStart"/>
      <w:r w:rsidRPr="00F8459F">
        <w:rPr>
          <w:b/>
          <w:bCs/>
          <w:i/>
          <w:spacing w:val="-3"/>
          <w:szCs w:val="24"/>
        </w:rPr>
        <w:t>ModelSim</w:t>
      </w:r>
      <w:proofErr w:type="spellEnd"/>
      <w:r w:rsidRPr="00F8459F">
        <w:rPr>
          <w:i/>
          <w:spacing w:val="-3"/>
          <w:szCs w:val="24"/>
        </w:rPr>
        <w:t xml:space="preserve"> - Oprogramowanie do symulacji projektów w językach VHDL i </w:t>
      </w:r>
      <w:proofErr w:type="spellStart"/>
      <w:r w:rsidRPr="00F8459F">
        <w:rPr>
          <w:i/>
          <w:spacing w:val="-3"/>
          <w:szCs w:val="24"/>
        </w:rPr>
        <w:t>Verilog</w:t>
      </w:r>
      <w:proofErr w:type="spellEnd"/>
      <w:r w:rsidRPr="00F8459F">
        <w:rPr>
          <w:i/>
          <w:spacing w:val="-3"/>
          <w:szCs w:val="24"/>
        </w:rPr>
        <w:t>.</w:t>
      </w:r>
    </w:p>
    <w:p w14:paraId="4F904CB7" w14:textId="77777777" w:rsidR="008D21A5" w:rsidRPr="00B75994" w:rsidRDefault="008D21A5" w:rsidP="00B75994">
      <w:pPr>
        <w:overflowPunct/>
        <w:autoSpaceDE/>
        <w:autoSpaceDN/>
        <w:adjustRightInd/>
        <w:spacing w:line="360" w:lineRule="auto"/>
        <w:contextualSpacing/>
        <w:jc w:val="both"/>
        <w:textAlignment w:val="auto"/>
        <w:rPr>
          <w:szCs w:val="24"/>
        </w:rPr>
      </w:pPr>
    </w:p>
    <w:p w14:paraId="06971CD3" w14:textId="77777777" w:rsidR="00F57CBF" w:rsidRPr="00B75994" w:rsidRDefault="00F57CBF" w:rsidP="00B75994">
      <w:pPr>
        <w:pStyle w:val="Nagwek1"/>
        <w:numPr>
          <w:ilvl w:val="0"/>
          <w:numId w:val="0"/>
        </w:numPr>
        <w:spacing w:before="0" w:after="0" w:line="360" w:lineRule="auto"/>
        <w:contextualSpacing/>
        <w:jc w:val="both"/>
        <w:rPr>
          <w:sz w:val="24"/>
          <w:szCs w:val="24"/>
        </w:rPr>
        <w:sectPr w:rsidR="00F57CBF" w:rsidRPr="00B75994" w:rsidSect="004E2988">
          <w:footnotePr>
            <w:numRestart w:val="eachPage"/>
          </w:footnotePr>
          <w:pgSz w:w="11907" w:h="16840" w:code="9"/>
          <w:pgMar w:top="1418" w:right="1418" w:bottom="1418" w:left="1701" w:header="709" w:footer="765" w:gutter="0"/>
          <w:cols w:space="708"/>
          <w:titlePg/>
          <w:docGrid w:linePitch="326"/>
        </w:sectPr>
      </w:pPr>
    </w:p>
    <w:p w14:paraId="5FE1EC84" w14:textId="77777777" w:rsidR="009E291E" w:rsidRPr="00B75994" w:rsidRDefault="009E291E" w:rsidP="00B75994">
      <w:pPr>
        <w:pStyle w:val="Nagwek1"/>
        <w:numPr>
          <w:ilvl w:val="0"/>
          <w:numId w:val="0"/>
        </w:numPr>
        <w:spacing w:before="0" w:after="0" w:line="360" w:lineRule="auto"/>
        <w:ind w:left="363"/>
        <w:contextualSpacing/>
        <w:jc w:val="both"/>
        <w:rPr>
          <w:sz w:val="24"/>
          <w:szCs w:val="24"/>
        </w:rPr>
      </w:pPr>
      <w:bookmarkStart w:id="72" w:name="_Toc187605627"/>
      <w:r w:rsidRPr="00B75994">
        <w:rPr>
          <w:sz w:val="24"/>
          <w:szCs w:val="24"/>
        </w:rPr>
        <w:lastRenderedPageBreak/>
        <w:t>Źródła</w:t>
      </w:r>
      <w:bookmarkEnd w:id="72"/>
    </w:p>
    <w:p w14:paraId="6A997B66" w14:textId="12744898" w:rsidR="00D36E38" w:rsidRDefault="00704CE4">
      <w:pPr>
        <w:pStyle w:val="Spisilustracji"/>
        <w:tabs>
          <w:tab w:val="right" w:leader="dot" w:pos="8778"/>
        </w:tabs>
        <w:rPr>
          <w:rFonts w:asciiTheme="minorHAnsi" w:eastAsiaTheme="minorEastAsia" w:hAnsiTheme="minorHAnsi" w:cstheme="minorBidi"/>
          <w:noProof/>
          <w:kern w:val="2"/>
          <w:szCs w:val="24"/>
          <w14:ligatures w14:val="standardContextual"/>
        </w:rPr>
      </w:pPr>
      <w:r>
        <w:rPr>
          <w:szCs w:val="24"/>
        </w:rPr>
        <w:fldChar w:fldCharType="begin"/>
      </w:r>
      <w:r>
        <w:rPr>
          <w:szCs w:val="24"/>
        </w:rPr>
        <w:instrText xml:space="preserve"> TOC \h \z \c "Kod " </w:instrText>
      </w:r>
      <w:r>
        <w:rPr>
          <w:szCs w:val="24"/>
        </w:rPr>
        <w:fldChar w:fldCharType="separate"/>
      </w:r>
      <w:hyperlink w:anchor="_Toc187660624" w:history="1">
        <w:r w:rsidR="00D36E38" w:rsidRPr="00841A47">
          <w:rPr>
            <w:rStyle w:val="Hipercze"/>
            <w:noProof/>
          </w:rPr>
          <w:t>Kod  4.1 Sygnały określające długość impulse</w:t>
        </w:r>
        <w:r w:rsidR="00D36E38">
          <w:rPr>
            <w:noProof/>
            <w:webHidden/>
          </w:rPr>
          <w:tab/>
        </w:r>
        <w:r w:rsidR="00D36E38">
          <w:rPr>
            <w:noProof/>
            <w:webHidden/>
          </w:rPr>
          <w:fldChar w:fldCharType="begin"/>
        </w:r>
        <w:r w:rsidR="00D36E38">
          <w:rPr>
            <w:noProof/>
            <w:webHidden/>
          </w:rPr>
          <w:instrText xml:space="preserve"> PAGEREF _Toc187660624 \h </w:instrText>
        </w:r>
        <w:r w:rsidR="00D36E38">
          <w:rPr>
            <w:noProof/>
            <w:webHidden/>
          </w:rPr>
        </w:r>
        <w:r w:rsidR="00D36E38">
          <w:rPr>
            <w:noProof/>
            <w:webHidden/>
          </w:rPr>
          <w:fldChar w:fldCharType="separate"/>
        </w:r>
        <w:r w:rsidR="00D36E38">
          <w:rPr>
            <w:noProof/>
            <w:webHidden/>
          </w:rPr>
          <w:t>27</w:t>
        </w:r>
        <w:r w:rsidR="00D36E38">
          <w:rPr>
            <w:noProof/>
            <w:webHidden/>
          </w:rPr>
          <w:fldChar w:fldCharType="end"/>
        </w:r>
      </w:hyperlink>
    </w:p>
    <w:p w14:paraId="1D1FF7BC" w14:textId="7CC2BB8B" w:rsidR="00D36E38" w:rsidRDefault="00D36E38">
      <w:pPr>
        <w:pStyle w:val="Spisilustracji"/>
        <w:tabs>
          <w:tab w:val="right" w:leader="dot" w:pos="8778"/>
        </w:tabs>
        <w:rPr>
          <w:rFonts w:asciiTheme="minorHAnsi" w:eastAsiaTheme="minorEastAsia" w:hAnsiTheme="minorHAnsi" w:cstheme="minorBidi"/>
          <w:noProof/>
          <w:kern w:val="2"/>
          <w:szCs w:val="24"/>
          <w14:ligatures w14:val="standardContextual"/>
        </w:rPr>
      </w:pPr>
      <w:hyperlink w:anchor="_Toc187660625" w:history="1">
        <w:r w:rsidRPr="00841A47">
          <w:rPr>
            <w:rStyle w:val="Hipercze"/>
            <w:noProof/>
          </w:rPr>
          <w:t xml:space="preserve">Kod  4.2 </w:t>
        </w:r>
        <w:r w:rsidRPr="00841A47">
          <w:rPr>
            <w:rStyle w:val="Hipercze"/>
            <w:noProof/>
            <w:lang w:val="en-US"/>
          </w:rPr>
          <w:t>Poces wyzwalania impulsu</w:t>
        </w:r>
        <w:r>
          <w:rPr>
            <w:noProof/>
            <w:webHidden/>
          </w:rPr>
          <w:tab/>
        </w:r>
        <w:r>
          <w:rPr>
            <w:noProof/>
            <w:webHidden/>
          </w:rPr>
          <w:fldChar w:fldCharType="begin"/>
        </w:r>
        <w:r>
          <w:rPr>
            <w:noProof/>
            <w:webHidden/>
          </w:rPr>
          <w:instrText xml:space="preserve"> PAGEREF _Toc187660625 \h </w:instrText>
        </w:r>
        <w:r>
          <w:rPr>
            <w:noProof/>
            <w:webHidden/>
          </w:rPr>
        </w:r>
        <w:r>
          <w:rPr>
            <w:noProof/>
            <w:webHidden/>
          </w:rPr>
          <w:fldChar w:fldCharType="separate"/>
        </w:r>
        <w:r>
          <w:rPr>
            <w:noProof/>
            <w:webHidden/>
          </w:rPr>
          <w:t>27</w:t>
        </w:r>
        <w:r>
          <w:rPr>
            <w:noProof/>
            <w:webHidden/>
          </w:rPr>
          <w:fldChar w:fldCharType="end"/>
        </w:r>
      </w:hyperlink>
    </w:p>
    <w:p w14:paraId="6E6FAE8D" w14:textId="0C6D90A7" w:rsidR="00D36E38" w:rsidRDefault="00D36E38">
      <w:pPr>
        <w:pStyle w:val="Spisilustracji"/>
        <w:tabs>
          <w:tab w:val="right" w:leader="dot" w:pos="8778"/>
        </w:tabs>
        <w:rPr>
          <w:rFonts w:asciiTheme="minorHAnsi" w:eastAsiaTheme="minorEastAsia" w:hAnsiTheme="minorHAnsi" w:cstheme="minorBidi"/>
          <w:noProof/>
          <w:kern w:val="2"/>
          <w:szCs w:val="24"/>
          <w14:ligatures w14:val="standardContextual"/>
        </w:rPr>
      </w:pPr>
      <w:hyperlink w:anchor="_Toc187660626" w:history="1">
        <w:r w:rsidRPr="00841A47">
          <w:rPr>
            <w:rStyle w:val="Hipercze"/>
            <w:noProof/>
          </w:rPr>
          <w:t>Kod  4.3 tabela ROM dla kolejnych wartości prędkości dźwięku</w:t>
        </w:r>
        <w:r>
          <w:rPr>
            <w:noProof/>
            <w:webHidden/>
          </w:rPr>
          <w:tab/>
        </w:r>
        <w:r>
          <w:rPr>
            <w:noProof/>
            <w:webHidden/>
          </w:rPr>
          <w:fldChar w:fldCharType="begin"/>
        </w:r>
        <w:r>
          <w:rPr>
            <w:noProof/>
            <w:webHidden/>
          </w:rPr>
          <w:instrText xml:space="preserve"> PAGEREF _Toc187660626 \h </w:instrText>
        </w:r>
        <w:r>
          <w:rPr>
            <w:noProof/>
            <w:webHidden/>
          </w:rPr>
        </w:r>
        <w:r>
          <w:rPr>
            <w:noProof/>
            <w:webHidden/>
          </w:rPr>
          <w:fldChar w:fldCharType="separate"/>
        </w:r>
        <w:r>
          <w:rPr>
            <w:noProof/>
            <w:webHidden/>
          </w:rPr>
          <w:t>29</w:t>
        </w:r>
        <w:r>
          <w:rPr>
            <w:noProof/>
            <w:webHidden/>
          </w:rPr>
          <w:fldChar w:fldCharType="end"/>
        </w:r>
      </w:hyperlink>
    </w:p>
    <w:p w14:paraId="4D884D76" w14:textId="2812BB55" w:rsidR="00D36E38" w:rsidRDefault="00D36E38">
      <w:pPr>
        <w:pStyle w:val="Spisilustracji"/>
        <w:tabs>
          <w:tab w:val="right" w:leader="dot" w:pos="8778"/>
        </w:tabs>
        <w:rPr>
          <w:rFonts w:asciiTheme="minorHAnsi" w:eastAsiaTheme="minorEastAsia" w:hAnsiTheme="minorHAnsi" w:cstheme="minorBidi"/>
          <w:noProof/>
          <w:kern w:val="2"/>
          <w:szCs w:val="24"/>
          <w14:ligatures w14:val="standardContextual"/>
        </w:rPr>
      </w:pPr>
      <w:hyperlink w:anchor="_Toc187660627" w:history="1">
        <w:r w:rsidRPr="00841A47">
          <w:rPr>
            <w:rStyle w:val="Hipercze"/>
            <w:noProof/>
          </w:rPr>
          <w:t>Kod  4.4 Proces obliczający odległość od przeszkody</w:t>
        </w:r>
        <w:r>
          <w:rPr>
            <w:noProof/>
            <w:webHidden/>
          </w:rPr>
          <w:tab/>
        </w:r>
        <w:r>
          <w:rPr>
            <w:noProof/>
            <w:webHidden/>
          </w:rPr>
          <w:fldChar w:fldCharType="begin"/>
        </w:r>
        <w:r>
          <w:rPr>
            <w:noProof/>
            <w:webHidden/>
          </w:rPr>
          <w:instrText xml:space="preserve"> PAGEREF _Toc187660627 \h </w:instrText>
        </w:r>
        <w:r>
          <w:rPr>
            <w:noProof/>
            <w:webHidden/>
          </w:rPr>
        </w:r>
        <w:r>
          <w:rPr>
            <w:noProof/>
            <w:webHidden/>
          </w:rPr>
          <w:fldChar w:fldCharType="separate"/>
        </w:r>
        <w:r>
          <w:rPr>
            <w:noProof/>
            <w:webHidden/>
          </w:rPr>
          <w:t>30</w:t>
        </w:r>
        <w:r>
          <w:rPr>
            <w:noProof/>
            <w:webHidden/>
          </w:rPr>
          <w:fldChar w:fldCharType="end"/>
        </w:r>
      </w:hyperlink>
    </w:p>
    <w:p w14:paraId="011073A0" w14:textId="710BC564" w:rsidR="00D36E38" w:rsidRDefault="00D36E38">
      <w:pPr>
        <w:pStyle w:val="Spisilustracji"/>
        <w:tabs>
          <w:tab w:val="right" w:leader="dot" w:pos="8778"/>
        </w:tabs>
        <w:rPr>
          <w:rFonts w:asciiTheme="minorHAnsi" w:eastAsiaTheme="minorEastAsia" w:hAnsiTheme="minorHAnsi" w:cstheme="minorBidi"/>
          <w:noProof/>
          <w:kern w:val="2"/>
          <w:szCs w:val="24"/>
          <w14:ligatures w14:val="standardContextual"/>
        </w:rPr>
      </w:pPr>
      <w:hyperlink w:anchor="_Toc187660628" w:history="1">
        <w:r w:rsidRPr="00841A47">
          <w:rPr>
            <w:rStyle w:val="Hipercze"/>
            <w:noProof/>
          </w:rPr>
          <w:t>Kod  4.5 opis wejść I wyjść programu</w:t>
        </w:r>
        <w:r>
          <w:rPr>
            <w:noProof/>
            <w:webHidden/>
          </w:rPr>
          <w:tab/>
        </w:r>
        <w:r>
          <w:rPr>
            <w:noProof/>
            <w:webHidden/>
          </w:rPr>
          <w:fldChar w:fldCharType="begin"/>
        </w:r>
        <w:r>
          <w:rPr>
            <w:noProof/>
            <w:webHidden/>
          </w:rPr>
          <w:instrText xml:space="preserve"> PAGEREF _Toc187660628 \h </w:instrText>
        </w:r>
        <w:r>
          <w:rPr>
            <w:noProof/>
            <w:webHidden/>
          </w:rPr>
        </w:r>
        <w:r>
          <w:rPr>
            <w:noProof/>
            <w:webHidden/>
          </w:rPr>
          <w:fldChar w:fldCharType="separate"/>
        </w:r>
        <w:r>
          <w:rPr>
            <w:noProof/>
            <w:webHidden/>
          </w:rPr>
          <w:t>31</w:t>
        </w:r>
        <w:r>
          <w:rPr>
            <w:noProof/>
            <w:webHidden/>
          </w:rPr>
          <w:fldChar w:fldCharType="end"/>
        </w:r>
      </w:hyperlink>
    </w:p>
    <w:p w14:paraId="6F3066BD" w14:textId="4200EE6B" w:rsidR="00D36E38" w:rsidRDefault="00D36E38">
      <w:pPr>
        <w:pStyle w:val="Spisilustracji"/>
        <w:tabs>
          <w:tab w:val="right" w:leader="dot" w:pos="8778"/>
        </w:tabs>
        <w:rPr>
          <w:rFonts w:asciiTheme="minorHAnsi" w:eastAsiaTheme="minorEastAsia" w:hAnsiTheme="minorHAnsi" w:cstheme="minorBidi"/>
          <w:noProof/>
          <w:kern w:val="2"/>
          <w:szCs w:val="24"/>
          <w14:ligatures w14:val="standardContextual"/>
        </w:rPr>
      </w:pPr>
      <w:hyperlink w:anchor="_Toc187660629" w:history="1">
        <w:r w:rsidRPr="00841A47">
          <w:rPr>
            <w:rStyle w:val="Hipercze"/>
            <w:noProof/>
          </w:rPr>
          <w:t>Kod  4.6 stałe ustalający czas przebiegów poszczególnych procesów</w:t>
        </w:r>
        <w:r>
          <w:rPr>
            <w:noProof/>
            <w:webHidden/>
          </w:rPr>
          <w:tab/>
        </w:r>
        <w:r>
          <w:rPr>
            <w:noProof/>
            <w:webHidden/>
          </w:rPr>
          <w:fldChar w:fldCharType="begin"/>
        </w:r>
        <w:r>
          <w:rPr>
            <w:noProof/>
            <w:webHidden/>
          </w:rPr>
          <w:instrText xml:space="preserve"> PAGEREF _Toc187660629 \h </w:instrText>
        </w:r>
        <w:r>
          <w:rPr>
            <w:noProof/>
            <w:webHidden/>
          </w:rPr>
        </w:r>
        <w:r>
          <w:rPr>
            <w:noProof/>
            <w:webHidden/>
          </w:rPr>
          <w:fldChar w:fldCharType="separate"/>
        </w:r>
        <w:r>
          <w:rPr>
            <w:noProof/>
            <w:webHidden/>
          </w:rPr>
          <w:t>31</w:t>
        </w:r>
        <w:r>
          <w:rPr>
            <w:noProof/>
            <w:webHidden/>
          </w:rPr>
          <w:fldChar w:fldCharType="end"/>
        </w:r>
      </w:hyperlink>
    </w:p>
    <w:p w14:paraId="2EE2418C" w14:textId="7DAA4D12" w:rsidR="00D36E38" w:rsidRDefault="00D36E38">
      <w:pPr>
        <w:pStyle w:val="Spisilustracji"/>
        <w:tabs>
          <w:tab w:val="right" w:leader="dot" w:pos="8778"/>
        </w:tabs>
        <w:rPr>
          <w:rFonts w:asciiTheme="minorHAnsi" w:eastAsiaTheme="minorEastAsia" w:hAnsiTheme="minorHAnsi" w:cstheme="minorBidi"/>
          <w:noProof/>
          <w:kern w:val="2"/>
          <w:szCs w:val="24"/>
          <w14:ligatures w14:val="standardContextual"/>
        </w:rPr>
      </w:pPr>
      <w:hyperlink w:anchor="_Toc187660630" w:history="1">
        <w:r w:rsidRPr="00841A47">
          <w:rPr>
            <w:rStyle w:val="Hipercze"/>
            <w:noProof/>
          </w:rPr>
          <w:t>Kod  4.7 proces duty_cycle obliczający szerokość impulsu</w:t>
        </w:r>
        <w:r>
          <w:rPr>
            <w:noProof/>
            <w:webHidden/>
          </w:rPr>
          <w:tab/>
        </w:r>
        <w:r>
          <w:rPr>
            <w:noProof/>
            <w:webHidden/>
          </w:rPr>
          <w:fldChar w:fldCharType="begin"/>
        </w:r>
        <w:r>
          <w:rPr>
            <w:noProof/>
            <w:webHidden/>
          </w:rPr>
          <w:instrText xml:space="preserve"> PAGEREF _Toc187660630 \h </w:instrText>
        </w:r>
        <w:r>
          <w:rPr>
            <w:noProof/>
            <w:webHidden/>
          </w:rPr>
        </w:r>
        <w:r>
          <w:rPr>
            <w:noProof/>
            <w:webHidden/>
          </w:rPr>
          <w:fldChar w:fldCharType="separate"/>
        </w:r>
        <w:r>
          <w:rPr>
            <w:noProof/>
            <w:webHidden/>
          </w:rPr>
          <w:t>31</w:t>
        </w:r>
        <w:r>
          <w:rPr>
            <w:noProof/>
            <w:webHidden/>
          </w:rPr>
          <w:fldChar w:fldCharType="end"/>
        </w:r>
      </w:hyperlink>
    </w:p>
    <w:p w14:paraId="38F951A1" w14:textId="31144E5F" w:rsidR="00D36E38" w:rsidRDefault="00D36E38">
      <w:pPr>
        <w:pStyle w:val="Spisilustracji"/>
        <w:tabs>
          <w:tab w:val="right" w:leader="dot" w:pos="8778"/>
        </w:tabs>
        <w:rPr>
          <w:rFonts w:asciiTheme="minorHAnsi" w:eastAsiaTheme="minorEastAsia" w:hAnsiTheme="minorHAnsi" w:cstheme="minorBidi"/>
          <w:noProof/>
          <w:kern w:val="2"/>
          <w:szCs w:val="24"/>
          <w14:ligatures w14:val="standardContextual"/>
        </w:rPr>
      </w:pPr>
      <w:hyperlink w:anchor="_Toc187660631" w:history="1">
        <w:r w:rsidRPr="00841A47">
          <w:rPr>
            <w:rStyle w:val="Hipercze"/>
            <w:noProof/>
          </w:rPr>
          <w:t xml:space="preserve">Kod  4.8 </w:t>
        </w:r>
        <w:r w:rsidRPr="00841A47">
          <w:rPr>
            <w:rStyle w:val="Hipercze"/>
            <w:noProof/>
            <w:lang w:val="en-US"/>
          </w:rPr>
          <w:t>proces obliczający częstotliwość</w:t>
        </w:r>
        <w:r>
          <w:rPr>
            <w:noProof/>
            <w:webHidden/>
          </w:rPr>
          <w:tab/>
        </w:r>
        <w:r>
          <w:rPr>
            <w:noProof/>
            <w:webHidden/>
          </w:rPr>
          <w:fldChar w:fldCharType="begin"/>
        </w:r>
        <w:r>
          <w:rPr>
            <w:noProof/>
            <w:webHidden/>
          </w:rPr>
          <w:instrText xml:space="preserve"> PAGEREF _Toc187660631 \h </w:instrText>
        </w:r>
        <w:r>
          <w:rPr>
            <w:noProof/>
            <w:webHidden/>
          </w:rPr>
        </w:r>
        <w:r>
          <w:rPr>
            <w:noProof/>
            <w:webHidden/>
          </w:rPr>
          <w:fldChar w:fldCharType="separate"/>
        </w:r>
        <w:r>
          <w:rPr>
            <w:noProof/>
            <w:webHidden/>
          </w:rPr>
          <w:t>32</w:t>
        </w:r>
        <w:r>
          <w:rPr>
            <w:noProof/>
            <w:webHidden/>
          </w:rPr>
          <w:fldChar w:fldCharType="end"/>
        </w:r>
      </w:hyperlink>
    </w:p>
    <w:p w14:paraId="4FBD690D" w14:textId="043775B0" w:rsidR="00D36E38" w:rsidRDefault="00D36E38">
      <w:pPr>
        <w:pStyle w:val="Spisilustracji"/>
        <w:tabs>
          <w:tab w:val="right" w:leader="dot" w:pos="8778"/>
        </w:tabs>
        <w:rPr>
          <w:rFonts w:asciiTheme="minorHAnsi" w:eastAsiaTheme="minorEastAsia" w:hAnsiTheme="minorHAnsi" w:cstheme="minorBidi"/>
          <w:noProof/>
          <w:kern w:val="2"/>
          <w:szCs w:val="24"/>
          <w14:ligatures w14:val="standardContextual"/>
        </w:rPr>
      </w:pPr>
      <w:hyperlink w:anchor="_Toc187660632" w:history="1">
        <w:r w:rsidRPr="00841A47">
          <w:rPr>
            <w:rStyle w:val="Hipercze"/>
            <w:noProof/>
          </w:rPr>
          <w:t>Kod  4.9 roces określający szerokość impulsu</w:t>
        </w:r>
        <w:r>
          <w:rPr>
            <w:noProof/>
            <w:webHidden/>
          </w:rPr>
          <w:tab/>
        </w:r>
        <w:r>
          <w:rPr>
            <w:noProof/>
            <w:webHidden/>
          </w:rPr>
          <w:fldChar w:fldCharType="begin"/>
        </w:r>
        <w:r>
          <w:rPr>
            <w:noProof/>
            <w:webHidden/>
          </w:rPr>
          <w:instrText xml:space="preserve"> PAGEREF _Toc187660632 \h </w:instrText>
        </w:r>
        <w:r>
          <w:rPr>
            <w:noProof/>
            <w:webHidden/>
          </w:rPr>
        </w:r>
        <w:r>
          <w:rPr>
            <w:noProof/>
            <w:webHidden/>
          </w:rPr>
          <w:fldChar w:fldCharType="separate"/>
        </w:r>
        <w:r>
          <w:rPr>
            <w:noProof/>
            <w:webHidden/>
          </w:rPr>
          <w:t>33</w:t>
        </w:r>
        <w:r>
          <w:rPr>
            <w:noProof/>
            <w:webHidden/>
          </w:rPr>
          <w:fldChar w:fldCharType="end"/>
        </w:r>
      </w:hyperlink>
    </w:p>
    <w:p w14:paraId="3073F037" w14:textId="0FF085D6" w:rsidR="00D36E38" w:rsidRDefault="00D36E38">
      <w:pPr>
        <w:pStyle w:val="Spisilustracji"/>
        <w:tabs>
          <w:tab w:val="right" w:leader="dot" w:pos="8778"/>
        </w:tabs>
        <w:rPr>
          <w:rFonts w:asciiTheme="minorHAnsi" w:eastAsiaTheme="minorEastAsia" w:hAnsiTheme="minorHAnsi" w:cstheme="minorBidi"/>
          <w:noProof/>
          <w:kern w:val="2"/>
          <w:szCs w:val="24"/>
          <w14:ligatures w14:val="standardContextual"/>
        </w:rPr>
      </w:pPr>
      <w:hyperlink w:anchor="_Toc187660633" w:history="1">
        <w:r w:rsidRPr="00841A47">
          <w:rPr>
            <w:rStyle w:val="Hipercze"/>
            <w:noProof/>
          </w:rPr>
          <w:t>Kod  4.10 Moduł scalający i kontrolujący proces pomiaru</w:t>
        </w:r>
        <w:r>
          <w:rPr>
            <w:noProof/>
            <w:webHidden/>
          </w:rPr>
          <w:tab/>
        </w:r>
        <w:r>
          <w:rPr>
            <w:noProof/>
            <w:webHidden/>
          </w:rPr>
          <w:fldChar w:fldCharType="begin"/>
        </w:r>
        <w:r>
          <w:rPr>
            <w:noProof/>
            <w:webHidden/>
          </w:rPr>
          <w:instrText xml:space="preserve"> PAGEREF _Toc187660633 \h </w:instrText>
        </w:r>
        <w:r>
          <w:rPr>
            <w:noProof/>
            <w:webHidden/>
          </w:rPr>
        </w:r>
        <w:r>
          <w:rPr>
            <w:noProof/>
            <w:webHidden/>
          </w:rPr>
          <w:fldChar w:fldCharType="separate"/>
        </w:r>
        <w:r>
          <w:rPr>
            <w:noProof/>
            <w:webHidden/>
          </w:rPr>
          <w:t>35</w:t>
        </w:r>
        <w:r>
          <w:rPr>
            <w:noProof/>
            <w:webHidden/>
          </w:rPr>
          <w:fldChar w:fldCharType="end"/>
        </w:r>
      </w:hyperlink>
    </w:p>
    <w:p w14:paraId="6AD3354F" w14:textId="64C3F076" w:rsidR="00D36E38" w:rsidRDefault="00D36E38">
      <w:pPr>
        <w:pStyle w:val="Spisilustracji"/>
        <w:tabs>
          <w:tab w:val="right" w:leader="dot" w:pos="8778"/>
        </w:tabs>
        <w:rPr>
          <w:rStyle w:val="Hipercze"/>
          <w:noProof/>
        </w:rPr>
      </w:pPr>
      <w:hyperlink w:anchor="_Toc187660634" w:history="1">
        <w:r w:rsidRPr="00841A47">
          <w:rPr>
            <w:rStyle w:val="Hipercze"/>
            <w:noProof/>
          </w:rPr>
          <w:t>Kod  5.1 opis testu dla programu modelsim</w:t>
        </w:r>
        <w:r>
          <w:rPr>
            <w:noProof/>
            <w:webHidden/>
          </w:rPr>
          <w:tab/>
        </w:r>
        <w:r>
          <w:rPr>
            <w:noProof/>
            <w:webHidden/>
          </w:rPr>
          <w:fldChar w:fldCharType="begin"/>
        </w:r>
        <w:r>
          <w:rPr>
            <w:noProof/>
            <w:webHidden/>
          </w:rPr>
          <w:instrText xml:space="preserve"> PAGEREF _Toc187660634 \h </w:instrText>
        </w:r>
        <w:r>
          <w:rPr>
            <w:noProof/>
            <w:webHidden/>
          </w:rPr>
        </w:r>
        <w:r>
          <w:rPr>
            <w:noProof/>
            <w:webHidden/>
          </w:rPr>
          <w:fldChar w:fldCharType="separate"/>
        </w:r>
        <w:r>
          <w:rPr>
            <w:noProof/>
            <w:webHidden/>
          </w:rPr>
          <w:t>38</w:t>
        </w:r>
        <w:r>
          <w:rPr>
            <w:noProof/>
            <w:webHidden/>
          </w:rPr>
          <w:fldChar w:fldCharType="end"/>
        </w:r>
      </w:hyperlink>
    </w:p>
    <w:p w14:paraId="737DBFC6" w14:textId="1A7310B5" w:rsidR="00E347F8" w:rsidRPr="00E347F8" w:rsidRDefault="00E347F8" w:rsidP="00E347F8">
      <w:pPr>
        <w:rPr>
          <w:rFonts w:eastAsiaTheme="minorEastAsia"/>
        </w:rPr>
      </w:pPr>
      <w:r>
        <w:rPr>
          <w:rFonts w:eastAsiaTheme="minorEastAsia"/>
        </w:rPr>
        <w:t xml:space="preserve">Kod  5.2 </w:t>
      </w:r>
      <w:r>
        <w:t>opis symulacji pamięci RAM……………………………………………………40</w:t>
      </w:r>
    </w:p>
    <w:p w14:paraId="2A1F701D" w14:textId="43B114E8" w:rsidR="00E156BE" w:rsidRPr="00B75994" w:rsidRDefault="00704CE4" w:rsidP="00B75994">
      <w:pPr>
        <w:overflowPunct/>
        <w:autoSpaceDE/>
        <w:autoSpaceDN/>
        <w:adjustRightInd/>
        <w:spacing w:line="360" w:lineRule="auto"/>
        <w:contextualSpacing/>
        <w:jc w:val="both"/>
        <w:textAlignment w:val="auto"/>
        <w:rPr>
          <w:szCs w:val="24"/>
        </w:rPr>
      </w:pPr>
      <w:r>
        <w:rPr>
          <w:szCs w:val="24"/>
        </w:rPr>
        <w:fldChar w:fldCharType="end"/>
      </w:r>
    </w:p>
    <w:p w14:paraId="03EFCA41" w14:textId="77777777" w:rsidR="00F57CBF" w:rsidRPr="00B75994" w:rsidRDefault="00F57CBF" w:rsidP="00B75994">
      <w:pPr>
        <w:overflowPunct/>
        <w:autoSpaceDE/>
        <w:autoSpaceDN/>
        <w:adjustRightInd/>
        <w:spacing w:line="360" w:lineRule="auto"/>
        <w:contextualSpacing/>
        <w:jc w:val="both"/>
        <w:textAlignment w:val="auto"/>
        <w:rPr>
          <w:szCs w:val="24"/>
        </w:rPr>
      </w:pPr>
    </w:p>
    <w:p w14:paraId="5F96A722" w14:textId="77777777" w:rsidR="00577E2B" w:rsidRPr="00B75994" w:rsidRDefault="00577E2B" w:rsidP="00B75994">
      <w:pPr>
        <w:overflowPunct/>
        <w:autoSpaceDE/>
        <w:autoSpaceDN/>
        <w:adjustRightInd/>
        <w:spacing w:line="360" w:lineRule="auto"/>
        <w:contextualSpacing/>
        <w:jc w:val="both"/>
        <w:textAlignment w:val="auto"/>
        <w:rPr>
          <w:szCs w:val="24"/>
        </w:rPr>
      </w:pPr>
    </w:p>
    <w:p w14:paraId="5B95CD12" w14:textId="77777777" w:rsidR="00577E2B" w:rsidRPr="00B75994" w:rsidRDefault="00577E2B" w:rsidP="00B75994">
      <w:pPr>
        <w:overflowPunct/>
        <w:autoSpaceDE/>
        <w:autoSpaceDN/>
        <w:adjustRightInd/>
        <w:spacing w:line="360" w:lineRule="auto"/>
        <w:contextualSpacing/>
        <w:jc w:val="both"/>
        <w:textAlignment w:val="auto"/>
        <w:rPr>
          <w:szCs w:val="24"/>
        </w:rPr>
      </w:pPr>
    </w:p>
    <w:p w14:paraId="5220BBB2" w14:textId="77777777" w:rsidR="00F57CBF" w:rsidRPr="00B75994" w:rsidRDefault="009E291E" w:rsidP="00B75994">
      <w:pPr>
        <w:overflowPunct/>
        <w:autoSpaceDE/>
        <w:autoSpaceDN/>
        <w:adjustRightInd/>
        <w:spacing w:line="360" w:lineRule="auto"/>
        <w:contextualSpacing/>
        <w:jc w:val="both"/>
        <w:textAlignment w:val="auto"/>
        <w:rPr>
          <w:szCs w:val="24"/>
        </w:rPr>
        <w:sectPr w:rsidR="00F57CBF" w:rsidRPr="00B75994" w:rsidSect="004E2988">
          <w:headerReference w:type="default" r:id="rId44"/>
          <w:footnotePr>
            <w:numRestart w:val="eachPage"/>
          </w:footnotePr>
          <w:pgSz w:w="11907" w:h="16840" w:code="9"/>
          <w:pgMar w:top="1418" w:right="1418" w:bottom="1418" w:left="1701" w:header="709" w:footer="709" w:gutter="0"/>
          <w:cols w:space="708"/>
          <w:titlePg/>
          <w:docGrid w:linePitch="326"/>
        </w:sectPr>
      </w:pPr>
      <w:r w:rsidRPr="00B75994">
        <w:rPr>
          <w:szCs w:val="24"/>
        </w:rPr>
        <w:br w:type="page"/>
      </w:r>
    </w:p>
    <w:p w14:paraId="59302443" w14:textId="77777777" w:rsidR="00721100" w:rsidRPr="00B75994" w:rsidRDefault="00721100" w:rsidP="00B75994">
      <w:pPr>
        <w:pStyle w:val="Nagwek1"/>
        <w:numPr>
          <w:ilvl w:val="0"/>
          <w:numId w:val="0"/>
        </w:numPr>
        <w:spacing w:before="0" w:after="0" w:line="360" w:lineRule="auto"/>
        <w:ind w:left="363"/>
        <w:contextualSpacing/>
        <w:jc w:val="both"/>
        <w:rPr>
          <w:sz w:val="24"/>
          <w:szCs w:val="24"/>
        </w:rPr>
      </w:pPr>
      <w:bookmarkStart w:id="73" w:name="_Toc187605629"/>
      <w:r w:rsidRPr="00B75994">
        <w:rPr>
          <w:sz w:val="24"/>
          <w:szCs w:val="24"/>
        </w:rPr>
        <w:lastRenderedPageBreak/>
        <w:t>Spis rysunków</w:t>
      </w:r>
      <w:bookmarkEnd w:id="73"/>
    </w:p>
    <w:p w14:paraId="764F5F15" w14:textId="74374415" w:rsidR="006D760D" w:rsidRDefault="006D760D">
      <w:pPr>
        <w:pStyle w:val="Spisilustracji"/>
        <w:tabs>
          <w:tab w:val="right" w:leader="dot" w:pos="8778"/>
        </w:tabs>
        <w:rPr>
          <w:noProof/>
        </w:rPr>
      </w:pPr>
      <w:r>
        <w:rPr>
          <w:szCs w:val="24"/>
        </w:rPr>
        <w:fldChar w:fldCharType="begin"/>
      </w:r>
      <w:r>
        <w:rPr>
          <w:szCs w:val="24"/>
        </w:rPr>
        <w:instrText xml:space="preserve"> TOC \h \z \c "Rys." </w:instrText>
      </w:r>
      <w:r>
        <w:rPr>
          <w:szCs w:val="24"/>
        </w:rPr>
        <w:fldChar w:fldCharType="separate"/>
      </w:r>
      <w:hyperlink w:anchor="_Toc187593785" w:history="1">
        <w:r w:rsidRPr="00325938">
          <w:rPr>
            <w:rStyle w:val="Hipercze"/>
            <w:noProof/>
          </w:rPr>
          <w:t>Rys. 1.1 Układ dalmierza ultradźwiękowego z serwomechanizmem przeznaczonego do obserwacji otoczenia.</w:t>
        </w:r>
        <w:r>
          <w:rPr>
            <w:noProof/>
            <w:webHidden/>
          </w:rPr>
          <w:tab/>
        </w:r>
        <w:r>
          <w:rPr>
            <w:noProof/>
            <w:webHidden/>
          </w:rPr>
          <w:fldChar w:fldCharType="begin"/>
        </w:r>
        <w:r>
          <w:rPr>
            <w:noProof/>
            <w:webHidden/>
          </w:rPr>
          <w:instrText xml:space="preserve"> PAGEREF _Toc187593785 \h </w:instrText>
        </w:r>
        <w:r>
          <w:rPr>
            <w:noProof/>
            <w:webHidden/>
          </w:rPr>
        </w:r>
        <w:r>
          <w:rPr>
            <w:noProof/>
            <w:webHidden/>
          </w:rPr>
          <w:fldChar w:fldCharType="separate"/>
        </w:r>
        <w:r>
          <w:rPr>
            <w:noProof/>
            <w:webHidden/>
          </w:rPr>
          <w:t>5</w:t>
        </w:r>
        <w:r>
          <w:rPr>
            <w:noProof/>
            <w:webHidden/>
          </w:rPr>
          <w:fldChar w:fldCharType="end"/>
        </w:r>
      </w:hyperlink>
    </w:p>
    <w:p w14:paraId="5DFF9DBE" w14:textId="6E3A4894" w:rsidR="006D760D" w:rsidRDefault="006D760D">
      <w:pPr>
        <w:pStyle w:val="Spisilustracji"/>
        <w:tabs>
          <w:tab w:val="right" w:leader="dot" w:pos="8778"/>
        </w:tabs>
        <w:rPr>
          <w:noProof/>
        </w:rPr>
      </w:pPr>
      <w:hyperlink w:anchor="_Toc187593786" w:history="1">
        <w:r w:rsidRPr="00325938">
          <w:rPr>
            <w:rStyle w:val="Hipercze"/>
            <w:noProof/>
          </w:rPr>
          <w:t>Rys. 1.2 Schemat blokowy dalmierza ultradźwiękowego ze sprawdzaniem temperatury otoczenia oraz czujnikiem położeń skrajnych.</w:t>
        </w:r>
        <w:r>
          <w:rPr>
            <w:noProof/>
            <w:webHidden/>
          </w:rPr>
          <w:tab/>
        </w:r>
        <w:r>
          <w:rPr>
            <w:noProof/>
            <w:webHidden/>
          </w:rPr>
          <w:fldChar w:fldCharType="begin"/>
        </w:r>
        <w:r>
          <w:rPr>
            <w:noProof/>
            <w:webHidden/>
          </w:rPr>
          <w:instrText xml:space="preserve"> PAGEREF _Toc187593786 \h </w:instrText>
        </w:r>
        <w:r>
          <w:rPr>
            <w:noProof/>
            <w:webHidden/>
          </w:rPr>
        </w:r>
        <w:r>
          <w:rPr>
            <w:noProof/>
            <w:webHidden/>
          </w:rPr>
          <w:fldChar w:fldCharType="separate"/>
        </w:r>
        <w:r>
          <w:rPr>
            <w:noProof/>
            <w:webHidden/>
          </w:rPr>
          <w:t>6</w:t>
        </w:r>
        <w:r>
          <w:rPr>
            <w:noProof/>
            <w:webHidden/>
          </w:rPr>
          <w:fldChar w:fldCharType="end"/>
        </w:r>
      </w:hyperlink>
    </w:p>
    <w:p w14:paraId="32535844" w14:textId="00813C65" w:rsidR="006D760D" w:rsidRDefault="006D760D">
      <w:pPr>
        <w:pStyle w:val="Spisilustracji"/>
        <w:tabs>
          <w:tab w:val="right" w:leader="dot" w:pos="8778"/>
        </w:tabs>
        <w:rPr>
          <w:noProof/>
        </w:rPr>
      </w:pPr>
      <w:hyperlink w:anchor="_Toc187593787" w:history="1">
        <w:r w:rsidRPr="00325938">
          <w:rPr>
            <w:rStyle w:val="Hipercze"/>
            <w:noProof/>
          </w:rPr>
          <w:t>Rys. 1.3 Widok poglądowy na płytkę rozwojową CycloneIV z dalmierzem ultradźwiękowym na serwomotorze.</w:t>
        </w:r>
        <w:r>
          <w:rPr>
            <w:noProof/>
            <w:webHidden/>
          </w:rPr>
          <w:tab/>
        </w:r>
        <w:r>
          <w:rPr>
            <w:noProof/>
            <w:webHidden/>
          </w:rPr>
          <w:fldChar w:fldCharType="begin"/>
        </w:r>
        <w:r>
          <w:rPr>
            <w:noProof/>
            <w:webHidden/>
          </w:rPr>
          <w:instrText xml:space="preserve"> PAGEREF _Toc187593787 \h </w:instrText>
        </w:r>
        <w:r>
          <w:rPr>
            <w:noProof/>
            <w:webHidden/>
          </w:rPr>
        </w:r>
        <w:r>
          <w:rPr>
            <w:noProof/>
            <w:webHidden/>
          </w:rPr>
          <w:fldChar w:fldCharType="separate"/>
        </w:r>
        <w:r>
          <w:rPr>
            <w:noProof/>
            <w:webHidden/>
          </w:rPr>
          <w:t>7</w:t>
        </w:r>
        <w:r>
          <w:rPr>
            <w:noProof/>
            <w:webHidden/>
          </w:rPr>
          <w:fldChar w:fldCharType="end"/>
        </w:r>
      </w:hyperlink>
    </w:p>
    <w:p w14:paraId="426E052A" w14:textId="5DFA119B" w:rsidR="006D760D" w:rsidRDefault="006D760D">
      <w:pPr>
        <w:pStyle w:val="Spisilustracji"/>
        <w:tabs>
          <w:tab w:val="right" w:leader="dot" w:pos="8778"/>
        </w:tabs>
        <w:rPr>
          <w:noProof/>
        </w:rPr>
      </w:pPr>
      <w:hyperlink w:anchor="_Toc187593788" w:history="1">
        <w:r w:rsidRPr="00325938">
          <w:rPr>
            <w:rStyle w:val="Hipercze"/>
            <w:noProof/>
          </w:rPr>
          <w:t>Rys. 1.4 Odbicie sygnału dźwiękowego od przeszkody, na podstawie czasu pomiędzy wysłaniem i odbiciem sygnału wyznaczony zostaje dystans pomiędzy nimi.</w:t>
        </w:r>
        <w:r>
          <w:rPr>
            <w:noProof/>
            <w:webHidden/>
          </w:rPr>
          <w:tab/>
        </w:r>
        <w:r>
          <w:rPr>
            <w:noProof/>
            <w:webHidden/>
          </w:rPr>
          <w:fldChar w:fldCharType="begin"/>
        </w:r>
        <w:r>
          <w:rPr>
            <w:noProof/>
            <w:webHidden/>
          </w:rPr>
          <w:instrText xml:space="preserve"> PAGEREF _Toc187593788 \h </w:instrText>
        </w:r>
        <w:r>
          <w:rPr>
            <w:noProof/>
            <w:webHidden/>
          </w:rPr>
        </w:r>
        <w:r>
          <w:rPr>
            <w:noProof/>
            <w:webHidden/>
          </w:rPr>
          <w:fldChar w:fldCharType="separate"/>
        </w:r>
        <w:r>
          <w:rPr>
            <w:noProof/>
            <w:webHidden/>
          </w:rPr>
          <w:t>7</w:t>
        </w:r>
        <w:r>
          <w:rPr>
            <w:noProof/>
            <w:webHidden/>
          </w:rPr>
          <w:fldChar w:fldCharType="end"/>
        </w:r>
      </w:hyperlink>
    </w:p>
    <w:p w14:paraId="11C8FBA5" w14:textId="442F6A64" w:rsidR="006D760D" w:rsidRDefault="006D760D">
      <w:pPr>
        <w:pStyle w:val="Spisilustracji"/>
        <w:tabs>
          <w:tab w:val="right" w:leader="dot" w:pos="8778"/>
        </w:tabs>
        <w:rPr>
          <w:noProof/>
        </w:rPr>
      </w:pPr>
      <w:hyperlink w:anchor="_Toc187593789" w:history="1">
        <w:r w:rsidRPr="00325938">
          <w:rPr>
            <w:rStyle w:val="Hipercze"/>
            <w:noProof/>
          </w:rPr>
          <w:t>Rys. 1.5 Zakres prowadzonych pomiarów przez dalmierz ultradźwiękowy</w:t>
        </w:r>
        <w:r>
          <w:rPr>
            <w:noProof/>
            <w:webHidden/>
          </w:rPr>
          <w:tab/>
        </w:r>
        <w:r>
          <w:rPr>
            <w:noProof/>
            <w:webHidden/>
          </w:rPr>
          <w:fldChar w:fldCharType="begin"/>
        </w:r>
        <w:r>
          <w:rPr>
            <w:noProof/>
            <w:webHidden/>
          </w:rPr>
          <w:instrText xml:space="preserve"> PAGEREF _Toc187593789 \h </w:instrText>
        </w:r>
        <w:r>
          <w:rPr>
            <w:noProof/>
            <w:webHidden/>
          </w:rPr>
        </w:r>
        <w:r>
          <w:rPr>
            <w:noProof/>
            <w:webHidden/>
          </w:rPr>
          <w:fldChar w:fldCharType="separate"/>
        </w:r>
        <w:r>
          <w:rPr>
            <w:noProof/>
            <w:webHidden/>
          </w:rPr>
          <w:t>8</w:t>
        </w:r>
        <w:r>
          <w:rPr>
            <w:noProof/>
            <w:webHidden/>
          </w:rPr>
          <w:fldChar w:fldCharType="end"/>
        </w:r>
      </w:hyperlink>
    </w:p>
    <w:p w14:paraId="666AA52F" w14:textId="2A8323F1" w:rsidR="006D760D" w:rsidRDefault="006D760D">
      <w:pPr>
        <w:pStyle w:val="Spisilustracji"/>
        <w:tabs>
          <w:tab w:val="right" w:leader="dot" w:pos="8778"/>
        </w:tabs>
        <w:rPr>
          <w:noProof/>
        </w:rPr>
      </w:pPr>
      <w:hyperlink w:anchor="_Toc187593790" w:history="1">
        <w:r w:rsidRPr="00325938">
          <w:rPr>
            <w:rStyle w:val="Hipercze"/>
            <w:noProof/>
          </w:rPr>
          <w:t>Rys. 3.1 Dalmierz ultradźwiękowy HC-SR04.</w:t>
        </w:r>
        <w:r>
          <w:rPr>
            <w:noProof/>
            <w:webHidden/>
          </w:rPr>
          <w:tab/>
        </w:r>
        <w:r>
          <w:rPr>
            <w:noProof/>
            <w:webHidden/>
          </w:rPr>
          <w:fldChar w:fldCharType="begin"/>
        </w:r>
        <w:r>
          <w:rPr>
            <w:noProof/>
            <w:webHidden/>
          </w:rPr>
          <w:instrText xml:space="preserve"> PAGEREF _Toc187593790 \h </w:instrText>
        </w:r>
        <w:r>
          <w:rPr>
            <w:noProof/>
            <w:webHidden/>
          </w:rPr>
        </w:r>
        <w:r>
          <w:rPr>
            <w:noProof/>
            <w:webHidden/>
          </w:rPr>
          <w:fldChar w:fldCharType="separate"/>
        </w:r>
        <w:r>
          <w:rPr>
            <w:noProof/>
            <w:webHidden/>
          </w:rPr>
          <w:t>18</w:t>
        </w:r>
        <w:r>
          <w:rPr>
            <w:noProof/>
            <w:webHidden/>
          </w:rPr>
          <w:fldChar w:fldCharType="end"/>
        </w:r>
      </w:hyperlink>
    </w:p>
    <w:p w14:paraId="244FD76A" w14:textId="72E6D7E6" w:rsidR="006D760D" w:rsidRDefault="006D760D">
      <w:pPr>
        <w:pStyle w:val="Spisilustracji"/>
        <w:tabs>
          <w:tab w:val="right" w:leader="dot" w:pos="8778"/>
        </w:tabs>
        <w:rPr>
          <w:noProof/>
        </w:rPr>
      </w:pPr>
      <w:hyperlink w:anchor="_Toc187593791" w:history="1">
        <w:r w:rsidRPr="00325938">
          <w:rPr>
            <w:rStyle w:val="Hipercze"/>
            <w:noProof/>
          </w:rPr>
          <w:t>Rys. 3.2 Rysunek ideowy serwomotoru SG90 z osadzonym dalmierzem.</w:t>
        </w:r>
        <w:r>
          <w:rPr>
            <w:noProof/>
            <w:webHidden/>
          </w:rPr>
          <w:tab/>
        </w:r>
        <w:r>
          <w:rPr>
            <w:noProof/>
            <w:webHidden/>
          </w:rPr>
          <w:fldChar w:fldCharType="begin"/>
        </w:r>
        <w:r>
          <w:rPr>
            <w:noProof/>
            <w:webHidden/>
          </w:rPr>
          <w:instrText xml:space="preserve"> PAGEREF _Toc187593791 \h </w:instrText>
        </w:r>
        <w:r>
          <w:rPr>
            <w:noProof/>
            <w:webHidden/>
          </w:rPr>
        </w:r>
        <w:r>
          <w:rPr>
            <w:noProof/>
            <w:webHidden/>
          </w:rPr>
          <w:fldChar w:fldCharType="separate"/>
        </w:r>
        <w:r>
          <w:rPr>
            <w:noProof/>
            <w:webHidden/>
          </w:rPr>
          <w:t>19</w:t>
        </w:r>
        <w:r>
          <w:rPr>
            <w:noProof/>
            <w:webHidden/>
          </w:rPr>
          <w:fldChar w:fldCharType="end"/>
        </w:r>
      </w:hyperlink>
    </w:p>
    <w:p w14:paraId="2607C118" w14:textId="37464095" w:rsidR="006D760D" w:rsidRDefault="006D760D">
      <w:pPr>
        <w:pStyle w:val="Spisilustracji"/>
        <w:tabs>
          <w:tab w:val="right" w:leader="dot" w:pos="8778"/>
        </w:tabs>
        <w:rPr>
          <w:noProof/>
        </w:rPr>
      </w:pPr>
      <w:hyperlink w:anchor="_Toc187593792" w:history="1">
        <w:r w:rsidRPr="00325938">
          <w:rPr>
            <w:rStyle w:val="Hipercze"/>
            <w:noProof/>
          </w:rPr>
          <w:t>Rys. 3.3 ALTERA Cyclone IV EP4CE6 FPGA zestaw deweloperski.</w:t>
        </w:r>
        <w:r>
          <w:rPr>
            <w:noProof/>
            <w:webHidden/>
          </w:rPr>
          <w:tab/>
        </w:r>
        <w:r>
          <w:rPr>
            <w:noProof/>
            <w:webHidden/>
          </w:rPr>
          <w:fldChar w:fldCharType="begin"/>
        </w:r>
        <w:r>
          <w:rPr>
            <w:noProof/>
            <w:webHidden/>
          </w:rPr>
          <w:instrText xml:space="preserve"> PAGEREF _Toc187593792 \h </w:instrText>
        </w:r>
        <w:r>
          <w:rPr>
            <w:noProof/>
            <w:webHidden/>
          </w:rPr>
        </w:r>
        <w:r>
          <w:rPr>
            <w:noProof/>
            <w:webHidden/>
          </w:rPr>
          <w:fldChar w:fldCharType="separate"/>
        </w:r>
        <w:r>
          <w:rPr>
            <w:noProof/>
            <w:webHidden/>
          </w:rPr>
          <w:t>20</w:t>
        </w:r>
        <w:r>
          <w:rPr>
            <w:noProof/>
            <w:webHidden/>
          </w:rPr>
          <w:fldChar w:fldCharType="end"/>
        </w:r>
      </w:hyperlink>
    </w:p>
    <w:p w14:paraId="1287896B" w14:textId="7DFC1D35" w:rsidR="006D760D" w:rsidRDefault="006D760D">
      <w:pPr>
        <w:pStyle w:val="Spisilustracji"/>
        <w:tabs>
          <w:tab w:val="right" w:leader="dot" w:pos="8778"/>
        </w:tabs>
        <w:rPr>
          <w:noProof/>
        </w:rPr>
      </w:pPr>
      <w:hyperlink w:anchor="_Toc187593793" w:history="1">
        <w:r w:rsidRPr="00325938">
          <w:rPr>
            <w:rStyle w:val="Hipercze"/>
            <w:noProof/>
          </w:rPr>
          <w:t>Rys. 3.4 Opis płyty Altera Cyclone IV.</w:t>
        </w:r>
        <w:r>
          <w:rPr>
            <w:noProof/>
            <w:webHidden/>
          </w:rPr>
          <w:tab/>
        </w:r>
        <w:r>
          <w:rPr>
            <w:noProof/>
            <w:webHidden/>
          </w:rPr>
          <w:fldChar w:fldCharType="begin"/>
        </w:r>
        <w:r>
          <w:rPr>
            <w:noProof/>
            <w:webHidden/>
          </w:rPr>
          <w:instrText xml:space="preserve"> PAGEREF _Toc187593793 \h </w:instrText>
        </w:r>
        <w:r>
          <w:rPr>
            <w:noProof/>
            <w:webHidden/>
          </w:rPr>
        </w:r>
        <w:r>
          <w:rPr>
            <w:noProof/>
            <w:webHidden/>
          </w:rPr>
          <w:fldChar w:fldCharType="separate"/>
        </w:r>
        <w:r>
          <w:rPr>
            <w:noProof/>
            <w:webHidden/>
          </w:rPr>
          <w:t>21</w:t>
        </w:r>
        <w:r>
          <w:rPr>
            <w:noProof/>
            <w:webHidden/>
          </w:rPr>
          <w:fldChar w:fldCharType="end"/>
        </w:r>
      </w:hyperlink>
    </w:p>
    <w:p w14:paraId="74AF7D39" w14:textId="466429D2" w:rsidR="006D760D" w:rsidRDefault="006D760D">
      <w:pPr>
        <w:pStyle w:val="Spisilustracji"/>
        <w:tabs>
          <w:tab w:val="right" w:leader="dot" w:pos="8778"/>
        </w:tabs>
        <w:rPr>
          <w:noProof/>
        </w:rPr>
      </w:pPr>
      <w:hyperlink w:anchor="_Toc187593794" w:history="1">
        <w:r w:rsidRPr="00325938">
          <w:rPr>
            <w:rStyle w:val="Hipercze"/>
            <w:noProof/>
          </w:rPr>
          <w:t>Rys. 4.1 podstawowe moduły omawianego układu</w:t>
        </w:r>
        <w:r>
          <w:rPr>
            <w:noProof/>
            <w:webHidden/>
          </w:rPr>
          <w:tab/>
        </w:r>
        <w:r>
          <w:rPr>
            <w:noProof/>
            <w:webHidden/>
          </w:rPr>
          <w:fldChar w:fldCharType="begin"/>
        </w:r>
        <w:r>
          <w:rPr>
            <w:noProof/>
            <w:webHidden/>
          </w:rPr>
          <w:instrText xml:space="preserve"> PAGEREF _Toc187593794 \h </w:instrText>
        </w:r>
        <w:r>
          <w:rPr>
            <w:noProof/>
            <w:webHidden/>
          </w:rPr>
        </w:r>
        <w:r>
          <w:rPr>
            <w:noProof/>
            <w:webHidden/>
          </w:rPr>
          <w:fldChar w:fldCharType="separate"/>
        </w:r>
        <w:r>
          <w:rPr>
            <w:noProof/>
            <w:webHidden/>
          </w:rPr>
          <w:t>26</w:t>
        </w:r>
        <w:r>
          <w:rPr>
            <w:noProof/>
            <w:webHidden/>
          </w:rPr>
          <w:fldChar w:fldCharType="end"/>
        </w:r>
      </w:hyperlink>
    </w:p>
    <w:p w14:paraId="0B63EC1F" w14:textId="2D50BC20" w:rsidR="006D760D" w:rsidRDefault="006D760D">
      <w:pPr>
        <w:pStyle w:val="Spisilustracji"/>
        <w:tabs>
          <w:tab w:val="right" w:leader="dot" w:pos="8778"/>
        </w:tabs>
        <w:rPr>
          <w:noProof/>
        </w:rPr>
      </w:pPr>
      <w:hyperlink w:anchor="_Toc187593795" w:history="1">
        <w:r w:rsidRPr="00325938">
          <w:rPr>
            <w:rStyle w:val="Hipercze"/>
            <w:noProof/>
          </w:rPr>
          <w:t>Rys. 4.2 Proces blokowy wyzwalania sygnału Trigger.</w:t>
        </w:r>
        <w:r>
          <w:rPr>
            <w:noProof/>
            <w:webHidden/>
          </w:rPr>
          <w:tab/>
        </w:r>
        <w:r>
          <w:rPr>
            <w:noProof/>
            <w:webHidden/>
          </w:rPr>
          <w:fldChar w:fldCharType="begin"/>
        </w:r>
        <w:r>
          <w:rPr>
            <w:noProof/>
            <w:webHidden/>
          </w:rPr>
          <w:instrText xml:space="preserve"> PAGEREF _Toc187593795 \h </w:instrText>
        </w:r>
        <w:r>
          <w:rPr>
            <w:noProof/>
            <w:webHidden/>
          </w:rPr>
        </w:r>
        <w:r>
          <w:rPr>
            <w:noProof/>
            <w:webHidden/>
          </w:rPr>
          <w:fldChar w:fldCharType="separate"/>
        </w:r>
        <w:r>
          <w:rPr>
            <w:noProof/>
            <w:webHidden/>
          </w:rPr>
          <w:t>28</w:t>
        </w:r>
        <w:r>
          <w:rPr>
            <w:noProof/>
            <w:webHidden/>
          </w:rPr>
          <w:fldChar w:fldCharType="end"/>
        </w:r>
      </w:hyperlink>
    </w:p>
    <w:p w14:paraId="136610D8" w14:textId="527E57F8" w:rsidR="006D760D" w:rsidRDefault="006D760D">
      <w:pPr>
        <w:pStyle w:val="Spisilustracji"/>
        <w:tabs>
          <w:tab w:val="right" w:leader="dot" w:pos="8778"/>
        </w:tabs>
        <w:rPr>
          <w:noProof/>
        </w:rPr>
      </w:pPr>
      <w:hyperlink w:anchor="_Toc187593796" w:history="1">
        <w:r w:rsidRPr="00325938">
          <w:rPr>
            <w:rStyle w:val="Hipercze"/>
            <w:noProof/>
          </w:rPr>
          <w:t>Rys. 5.1 przebieg symulacji</w:t>
        </w:r>
        <w:r>
          <w:rPr>
            <w:noProof/>
            <w:webHidden/>
          </w:rPr>
          <w:tab/>
        </w:r>
        <w:r>
          <w:rPr>
            <w:noProof/>
            <w:webHidden/>
          </w:rPr>
          <w:fldChar w:fldCharType="begin"/>
        </w:r>
        <w:r>
          <w:rPr>
            <w:noProof/>
            <w:webHidden/>
          </w:rPr>
          <w:instrText xml:space="preserve"> PAGEREF _Toc187593796 \h </w:instrText>
        </w:r>
        <w:r>
          <w:rPr>
            <w:noProof/>
            <w:webHidden/>
          </w:rPr>
        </w:r>
        <w:r>
          <w:rPr>
            <w:noProof/>
            <w:webHidden/>
          </w:rPr>
          <w:fldChar w:fldCharType="separate"/>
        </w:r>
        <w:r>
          <w:rPr>
            <w:noProof/>
            <w:webHidden/>
          </w:rPr>
          <w:t>41</w:t>
        </w:r>
        <w:r>
          <w:rPr>
            <w:noProof/>
            <w:webHidden/>
          </w:rPr>
          <w:fldChar w:fldCharType="end"/>
        </w:r>
      </w:hyperlink>
    </w:p>
    <w:p w14:paraId="4DA0EF0E" w14:textId="34A9C4D8" w:rsidR="006D760D" w:rsidRDefault="006D760D">
      <w:pPr>
        <w:pStyle w:val="Spisilustracji"/>
        <w:tabs>
          <w:tab w:val="right" w:leader="dot" w:pos="8778"/>
        </w:tabs>
        <w:rPr>
          <w:noProof/>
        </w:rPr>
      </w:pPr>
      <w:hyperlink w:anchor="_Toc187593797" w:history="1">
        <w:r w:rsidRPr="00325938">
          <w:rPr>
            <w:rStyle w:val="Hipercze"/>
            <w:noProof/>
          </w:rPr>
          <w:t>Rys. 5.2 Przypisanie sygnałów do wyprowadzeń fizycznych układu FPGA.</w:t>
        </w:r>
        <w:r>
          <w:rPr>
            <w:noProof/>
            <w:webHidden/>
          </w:rPr>
          <w:tab/>
        </w:r>
        <w:r>
          <w:rPr>
            <w:noProof/>
            <w:webHidden/>
          </w:rPr>
          <w:fldChar w:fldCharType="begin"/>
        </w:r>
        <w:r>
          <w:rPr>
            <w:noProof/>
            <w:webHidden/>
          </w:rPr>
          <w:instrText xml:space="preserve"> PAGEREF _Toc187593797 \h </w:instrText>
        </w:r>
        <w:r>
          <w:rPr>
            <w:noProof/>
            <w:webHidden/>
          </w:rPr>
        </w:r>
        <w:r>
          <w:rPr>
            <w:noProof/>
            <w:webHidden/>
          </w:rPr>
          <w:fldChar w:fldCharType="separate"/>
        </w:r>
        <w:r>
          <w:rPr>
            <w:noProof/>
            <w:webHidden/>
          </w:rPr>
          <w:t>42</w:t>
        </w:r>
        <w:r>
          <w:rPr>
            <w:noProof/>
            <w:webHidden/>
          </w:rPr>
          <w:fldChar w:fldCharType="end"/>
        </w:r>
      </w:hyperlink>
    </w:p>
    <w:p w14:paraId="31FFDBF4" w14:textId="575BED7D" w:rsidR="006D760D" w:rsidRDefault="006D760D">
      <w:pPr>
        <w:pStyle w:val="Spisilustracji"/>
        <w:tabs>
          <w:tab w:val="right" w:leader="dot" w:pos="8778"/>
        </w:tabs>
        <w:rPr>
          <w:noProof/>
        </w:rPr>
      </w:pPr>
      <w:hyperlink w:anchor="_Toc187593798" w:history="1">
        <w:r w:rsidRPr="00325938">
          <w:rPr>
            <w:rStyle w:val="Hipercze"/>
            <w:noProof/>
          </w:rPr>
          <w:t>Rys. 5.3 Wynik kompilacji</w:t>
        </w:r>
        <w:r>
          <w:rPr>
            <w:noProof/>
            <w:webHidden/>
          </w:rPr>
          <w:tab/>
        </w:r>
        <w:r>
          <w:rPr>
            <w:noProof/>
            <w:webHidden/>
          </w:rPr>
          <w:fldChar w:fldCharType="begin"/>
        </w:r>
        <w:r>
          <w:rPr>
            <w:noProof/>
            <w:webHidden/>
          </w:rPr>
          <w:instrText xml:space="preserve"> PAGEREF _Toc187593798 \h </w:instrText>
        </w:r>
        <w:r>
          <w:rPr>
            <w:noProof/>
            <w:webHidden/>
          </w:rPr>
        </w:r>
        <w:r>
          <w:rPr>
            <w:noProof/>
            <w:webHidden/>
          </w:rPr>
          <w:fldChar w:fldCharType="separate"/>
        </w:r>
        <w:r>
          <w:rPr>
            <w:noProof/>
            <w:webHidden/>
          </w:rPr>
          <w:t>43</w:t>
        </w:r>
        <w:r>
          <w:rPr>
            <w:noProof/>
            <w:webHidden/>
          </w:rPr>
          <w:fldChar w:fldCharType="end"/>
        </w:r>
      </w:hyperlink>
    </w:p>
    <w:p w14:paraId="3FA600BF" w14:textId="60A4D18F" w:rsidR="006D760D" w:rsidRDefault="006D760D">
      <w:pPr>
        <w:pStyle w:val="Spisilustracji"/>
        <w:tabs>
          <w:tab w:val="right" w:leader="dot" w:pos="8778"/>
        </w:tabs>
        <w:rPr>
          <w:noProof/>
        </w:rPr>
      </w:pPr>
      <w:hyperlink w:anchor="_Toc187593799" w:history="1">
        <w:r w:rsidRPr="00325938">
          <w:rPr>
            <w:rStyle w:val="Hipercze"/>
            <w:noProof/>
          </w:rPr>
          <w:t>Rys. 5.4 PWM, z lewej w minimalnej pozycji z prawej maksymalnej</w:t>
        </w:r>
        <w:r>
          <w:rPr>
            <w:noProof/>
            <w:webHidden/>
          </w:rPr>
          <w:tab/>
        </w:r>
        <w:r>
          <w:rPr>
            <w:noProof/>
            <w:webHidden/>
          </w:rPr>
          <w:fldChar w:fldCharType="begin"/>
        </w:r>
        <w:r>
          <w:rPr>
            <w:noProof/>
            <w:webHidden/>
          </w:rPr>
          <w:instrText xml:space="preserve"> PAGEREF _Toc187593799 \h </w:instrText>
        </w:r>
        <w:r>
          <w:rPr>
            <w:noProof/>
            <w:webHidden/>
          </w:rPr>
        </w:r>
        <w:r>
          <w:rPr>
            <w:noProof/>
            <w:webHidden/>
          </w:rPr>
          <w:fldChar w:fldCharType="separate"/>
        </w:r>
        <w:r>
          <w:rPr>
            <w:noProof/>
            <w:webHidden/>
          </w:rPr>
          <w:t>44</w:t>
        </w:r>
        <w:r>
          <w:rPr>
            <w:noProof/>
            <w:webHidden/>
          </w:rPr>
          <w:fldChar w:fldCharType="end"/>
        </w:r>
      </w:hyperlink>
    </w:p>
    <w:p w14:paraId="5E7788CF" w14:textId="65CEEBF1" w:rsidR="006D760D" w:rsidRDefault="006D760D">
      <w:pPr>
        <w:pStyle w:val="Spisilustracji"/>
        <w:tabs>
          <w:tab w:val="right" w:leader="dot" w:pos="8778"/>
        </w:tabs>
        <w:rPr>
          <w:noProof/>
        </w:rPr>
      </w:pPr>
      <w:hyperlink w:anchor="_Toc187593800" w:history="1">
        <w:r w:rsidRPr="00325938">
          <w:rPr>
            <w:rStyle w:val="Hipercze"/>
            <w:noProof/>
          </w:rPr>
          <w:t>Rys. 5.5 Pomiar odległości</w:t>
        </w:r>
        <w:r>
          <w:rPr>
            <w:noProof/>
            <w:webHidden/>
          </w:rPr>
          <w:tab/>
        </w:r>
        <w:r>
          <w:rPr>
            <w:noProof/>
            <w:webHidden/>
          </w:rPr>
          <w:fldChar w:fldCharType="begin"/>
        </w:r>
        <w:r>
          <w:rPr>
            <w:noProof/>
            <w:webHidden/>
          </w:rPr>
          <w:instrText xml:space="preserve"> PAGEREF _Toc187593800 \h </w:instrText>
        </w:r>
        <w:r>
          <w:rPr>
            <w:noProof/>
            <w:webHidden/>
          </w:rPr>
        </w:r>
        <w:r>
          <w:rPr>
            <w:noProof/>
            <w:webHidden/>
          </w:rPr>
          <w:fldChar w:fldCharType="separate"/>
        </w:r>
        <w:r>
          <w:rPr>
            <w:noProof/>
            <w:webHidden/>
          </w:rPr>
          <w:t>44</w:t>
        </w:r>
        <w:r>
          <w:rPr>
            <w:noProof/>
            <w:webHidden/>
          </w:rPr>
          <w:fldChar w:fldCharType="end"/>
        </w:r>
      </w:hyperlink>
    </w:p>
    <w:p w14:paraId="2AC85CD8" w14:textId="229CD4B4" w:rsidR="006D760D" w:rsidRDefault="006D760D">
      <w:pPr>
        <w:pStyle w:val="Spisilustracji"/>
        <w:tabs>
          <w:tab w:val="right" w:leader="dot" w:pos="8778"/>
        </w:tabs>
        <w:rPr>
          <w:noProof/>
        </w:rPr>
      </w:pPr>
      <w:hyperlink w:anchor="_Toc187593801" w:history="1">
        <w:r w:rsidRPr="00325938">
          <w:rPr>
            <w:rStyle w:val="Hipercze"/>
            <w:noProof/>
          </w:rPr>
          <w:t>Rys. 5.6 Tabela przedstawiająca wyniki pomiarów</w:t>
        </w:r>
        <w:r>
          <w:rPr>
            <w:noProof/>
            <w:webHidden/>
          </w:rPr>
          <w:tab/>
        </w:r>
        <w:r>
          <w:rPr>
            <w:noProof/>
            <w:webHidden/>
          </w:rPr>
          <w:fldChar w:fldCharType="begin"/>
        </w:r>
        <w:r>
          <w:rPr>
            <w:noProof/>
            <w:webHidden/>
          </w:rPr>
          <w:instrText xml:space="preserve"> PAGEREF _Toc187593801 \h </w:instrText>
        </w:r>
        <w:r>
          <w:rPr>
            <w:noProof/>
            <w:webHidden/>
          </w:rPr>
        </w:r>
        <w:r>
          <w:rPr>
            <w:noProof/>
            <w:webHidden/>
          </w:rPr>
          <w:fldChar w:fldCharType="separate"/>
        </w:r>
        <w:r>
          <w:rPr>
            <w:noProof/>
            <w:webHidden/>
          </w:rPr>
          <w:t>45</w:t>
        </w:r>
        <w:r>
          <w:rPr>
            <w:noProof/>
            <w:webHidden/>
          </w:rPr>
          <w:fldChar w:fldCharType="end"/>
        </w:r>
      </w:hyperlink>
    </w:p>
    <w:p w14:paraId="639E96AB" w14:textId="730CF8C8" w:rsidR="006D760D" w:rsidRDefault="006D760D">
      <w:pPr>
        <w:pStyle w:val="Spisilustracji"/>
        <w:tabs>
          <w:tab w:val="right" w:leader="dot" w:pos="8778"/>
        </w:tabs>
        <w:rPr>
          <w:noProof/>
        </w:rPr>
      </w:pPr>
      <w:hyperlink w:anchor="_Toc187593802" w:history="1">
        <w:r w:rsidRPr="00325938">
          <w:rPr>
            <w:rStyle w:val="Hipercze"/>
            <w:noProof/>
          </w:rPr>
          <w:t>Rys. 5.7 Wykres prezentujące wyniki pomiarów</w:t>
        </w:r>
        <w:r>
          <w:rPr>
            <w:noProof/>
            <w:webHidden/>
          </w:rPr>
          <w:tab/>
        </w:r>
        <w:r>
          <w:rPr>
            <w:noProof/>
            <w:webHidden/>
          </w:rPr>
          <w:fldChar w:fldCharType="begin"/>
        </w:r>
        <w:r>
          <w:rPr>
            <w:noProof/>
            <w:webHidden/>
          </w:rPr>
          <w:instrText xml:space="preserve"> PAGEREF _Toc187593802 \h </w:instrText>
        </w:r>
        <w:r>
          <w:rPr>
            <w:noProof/>
            <w:webHidden/>
          </w:rPr>
        </w:r>
        <w:r>
          <w:rPr>
            <w:noProof/>
            <w:webHidden/>
          </w:rPr>
          <w:fldChar w:fldCharType="separate"/>
        </w:r>
        <w:r>
          <w:rPr>
            <w:noProof/>
            <w:webHidden/>
          </w:rPr>
          <w:t>46</w:t>
        </w:r>
        <w:r>
          <w:rPr>
            <w:noProof/>
            <w:webHidden/>
          </w:rPr>
          <w:fldChar w:fldCharType="end"/>
        </w:r>
      </w:hyperlink>
    </w:p>
    <w:p w14:paraId="6D9C8D39" w14:textId="560713E8" w:rsidR="007F7116" w:rsidRPr="00B75994" w:rsidRDefault="006D760D" w:rsidP="00B75994">
      <w:pPr>
        <w:overflowPunct/>
        <w:autoSpaceDE/>
        <w:autoSpaceDN/>
        <w:adjustRightInd/>
        <w:spacing w:line="360" w:lineRule="auto"/>
        <w:contextualSpacing/>
        <w:jc w:val="both"/>
        <w:textAlignment w:val="auto"/>
        <w:rPr>
          <w:szCs w:val="24"/>
        </w:rPr>
      </w:pPr>
      <w:r>
        <w:rPr>
          <w:szCs w:val="24"/>
        </w:rPr>
        <w:fldChar w:fldCharType="end"/>
      </w:r>
    </w:p>
    <w:p w14:paraId="675E05EE" w14:textId="77777777" w:rsidR="007F7116" w:rsidRPr="00B75994" w:rsidRDefault="007F7116" w:rsidP="00B75994">
      <w:pPr>
        <w:overflowPunct/>
        <w:autoSpaceDE/>
        <w:autoSpaceDN/>
        <w:adjustRightInd/>
        <w:spacing w:line="360" w:lineRule="auto"/>
        <w:contextualSpacing/>
        <w:jc w:val="both"/>
        <w:textAlignment w:val="auto"/>
        <w:rPr>
          <w:szCs w:val="24"/>
        </w:rPr>
      </w:pPr>
    </w:p>
    <w:p w14:paraId="2FC17F8B" w14:textId="77777777" w:rsidR="007F7116" w:rsidRPr="00B75994" w:rsidRDefault="007F7116" w:rsidP="00B75994">
      <w:pPr>
        <w:overflowPunct/>
        <w:autoSpaceDE/>
        <w:autoSpaceDN/>
        <w:adjustRightInd/>
        <w:spacing w:line="360" w:lineRule="auto"/>
        <w:contextualSpacing/>
        <w:jc w:val="both"/>
        <w:textAlignment w:val="auto"/>
        <w:rPr>
          <w:szCs w:val="24"/>
        </w:rPr>
      </w:pPr>
    </w:p>
    <w:p w14:paraId="0A4F7224" w14:textId="77777777" w:rsidR="007F7116" w:rsidRPr="00B75994" w:rsidRDefault="007F7116" w:rsidP="00B75994">
      <w:pPr>
        <w:overflowPunct/>
        <w:autoSpaceDE/>
        <w:autoSpaceDN/>
        <w:adjustRightInd/>
        <w:spacing w:line="360" w:lineRule="auto"/>
        <w:contextualSpacing/>
        <w:jc w:val="both"/>
        <w:textAlignment w:val="auto"/>
        <w:rPr>
          <w:szCs w:val="24"/>
        </w:rPr>
      </w:pPr>
    </w:p>
    <w:p w14:paraId="5AE48A43" w14:textId="77777777" w:rsidR="007F7116" w:rsidRPr="00B75994" w:rsidRDefault="007F7116" w:rsidP="00B75994">
      <w:pPr>
        <w:overflowPunct/>
        <w:autoSpaceDE/>
        <w:autoSpaceDN/>
        <w:adjustRightInd/>
        <w:spacing w:line="360" w:lineRule="auto"/>
        <w:contextualSpacing/>
        <w:jc w:val="both"/>
        <w:textAlignment w:val="auto"/>
        <w:rPr>
          <w:szCs w:val="24"/>
        </w:rPr>
      </w:pPr>
    </w:p>
    <w:p w14:paraId="007DCDA8" w14:textId="77777777" w:rsidR="004148FD" w:rsidRPr="00B75994" w:rsidRDefault="004148FD" w:rsidP="00084E8D">
      <w:pPr>
        <w:pStyle w:val="Tekstpods"/>
        <w:spacing w:after="0" w:line="360" w:lineRule="auto"/>
        <w:contextualSpacing/>
        <w:rPr>
          <w:szCs w:val="24"/>
        </w:rPr>
      </w:pPr>
    </w:p>
    <w:sectPr w:rsidR="004148FD" w:rsidRPr="00B75994" w:rsidSect="004E2988">
      <w:footnotePr>
        <w:numRestart w:val="eachPage"/>
      </w:footnotePr>
      <w:pgSz w:w="11907" w:h="16840" w:code="9"/>
      <w:pgMar w:top="1418" w:right="1418" w:bottom="1418" w:left="1701" w:header="709" w:footer="765" w:gutter="0"/>
      <w:cols w:space="708"/>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5" w:author="Adam Milik" w:date="2025-01-08T20:39:00Z" w:initials="AM">
    <w:p w14:paraId="61464E43" w14:textId="0CD2D899" w:rsidR="00331F60" w:rsidRDefault="00331F60">
      <w:pPr>
        <w:pStyle w:val="Tekstkomentarza"/>
      </w:pPr>
      <w:r>
        <w:rPr>
          <w:rStyle w:val="Odwoaniedokomentarza"/>
        </w:rPr>
        <w:annotationRef/>
      </w:r>
      <w:r>
        <w:t>Czy ten rusznek to rzeczywiście schemat blokowy czy ?</w:t>
      </w:r>
    </w:p>
  </w:comment>
  <w:comment w:id="42" w:author="Adam Milik" w:date="2025-01-08T21:09:00Z" w:initials="AM">
    <w:p w14:paraId="75CE8EE0" w14:textId="53CFB79D" w:rsidR="00A955AF" w:rsidRDefault="00A955AF">
      <w:pPr>
        <w:pStyle w:val="Tekstkomentarza"/>
      </w:pPr>
      <w:r>
        <w:rPr>
          <w:rStyle w:val="Odwoaniedokomentarza"/>
        </w:rPr>
        <w:annotationRef/>
      </w:r>
      <w:r>
        <w:t>Proszę poprawić wcięcia kodu – nieładnie to wygląda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1464E43" w15:done="0"/>
  <w15:commentEx w15:paraId="75CE8E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1464E43" w16cid:durableId="61464E43"/>
  <w16cid:commentId w16cid:paraId="75CE8EE0" w16cid:durableId="75CE8E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F36CC" w14:textId="77777777" w:rsidR="00BE1892" w:rsidRDefault="00BE1892">
      <w:r>
        <w:separator/>
      </w:r>
    </w:p>
    <w:p w14:paraId="22C5EED4" w14:textId="77777777" w:rsidR="00BE1892" w:rsidRDefault="00BE1892"/>
  </w:endnote>
  <w:endnote w:type="continuationSeparator" w:id="0">
    <w:p w14:paraId="14660740" w14:textId="77777777" w:rsidR="00BE1892" w:rsidRDefault="00BE1892">
      <w:r>
        <w:continuationSeparator/>
      </w:r>
    </w:p>
    <w:p w14:paraId="2930DBF2" w14:textId="77777777" w:rsidR="00BE1892" w:rsidRDefault="00BE1892"/>
  </w:endnote>
  <w:endnote w:type="continuationNotice" w:id="1">
    <w:p w14:paraId="139102D7" w14:textId="77777777" w:rsidR="00BE1892" w:rsidRDefault="00BE18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3920975"/>
      <w:docPartObj>
        <w:docPartGallery w:val="Page Numbers (Bottom of Page)"/>
        <w:docPartUnique/>
      </w:docPartObj>
    </w:sdtPr>
    <w:sdtContent>
      <w:p w14:paraId="4A181814" w14:textId="7DC45EEE" w:rsidR="00934B69" w:rsidRDefault="00934B69">
        <w:pPr>
          <w:pStyle w:val="Stopka"/>
          <w:jc w:val="right"/>
        </w:pPr>
        <w:r>
          <w:fldChar w:fldCharType="begin"/>
        </w:r>
        <w:r>
          <w:instrText>PAGE   \* MERGEFORMAT</w:instrText>
        </w:r>
        <w:r>
          <w:fldChar w:fldCharType="separate"/>
        </w:r>
        <w:r w:rsidR="006B587F">
          <w:rPr>
            <w:noProof/>
          </w:rPr>
          <w:t>57</w:t>
        </w:r>
        <w:r>
          <w:fldChar w:fldCharType="end"/>
        </w:r>
      </w:p>
    </w:sdtContent>
  </w:sdt>
  <w:p w14:paraId="06374BFD" w14:textId="77777777" w:rsidR="00934B69" w:rsidRDefault="00934B69">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9889509"/>
      <w:docPartObj>
        <w:docPartGallery w:val="Page Numbers (Bottom of Page)"/>
        <w:docPartUnique/>
      </w:docPartObj>
    </w:sdtPr>
    <w:sdtContent>
      <w:p w14:paraId="1B2BB04B" w14:textId="78E2CD4F" w:rsidR="00934B69" w:rsidRDefault="00934B69">
        <w:pPr>
          <w:pStyle w:val="Stopka"/>
          <w:jc w:val="right"/>
        </w:pPr>
        <w:r>
          <w:fldChar w:fldCharType="begin"/>
        </w:r>
        <w:r>
          <w:instrText>PAGE   \* MERGEFORMAT</w:instrText>
        </w:r>
        <w:r>
          <w:fldChar w:fldCharType="separate"/>
        </w:r>
        <w:r w:rsidR="006B587F">
          <w:rPr>
            <w:noProof/>
          </w:rPr>
          <w:t>62</w:t>
        </w:r>
        <w:r>
          <w:fldChar w:fldCharType="end"/>
        </w:r>
      </w:p>
    </w:sdtContent>
  </w:sdt>
  <w:p w14:paraId="38A5D1EB" w14:textId="77777777" w:rsidR="00934B69" w:rsidRDefault="00934B69">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4578887"/>
      <w:docPartObj>
        <w:docPartGallery w:val="Page Numbers (Bottom of Page)"/>
        <w:docPartUnique/>
      </w:docPartObj>
    </w:sdtPr>
    <w:sdtContent>
      <w:p w14:paraId="67D03411" w14:textId="08304375" w:rsidR="00934B69" w:rsidRDefault="00934B69">
        <w:pPr>
          <w:pStyle w:val="Stopka"/>
          <w:jc w:val="right"/>
        </w:pPr>
        <w:r>
          <w:fldChar w:fldCharType="begin"/>
        </w:r>
        <w:r>
          <w:instrText>PAGE   \* MERGEFORMAT</w:instrText>
        </w:r>
        <w:r>
          <w:fldChar w:fldCharType="separate"/>
        </w:r>
        <w:r w:rsidR="006B587F">
          <w:rPr>
            <w:noProof/>
          </w:rPr>
          <w:t>56</w:t>
        </w:r>
        <w:r>
          <w:fldChar w:fldCharType="end"/>
        </w:r>
      </w:p>
    </w:sdtContent>
  </w:sdt>
  <w:p w14:paraId="3DD355C9" w14:textId="77777777" w:rsidR="00934B69" w:rsidRDefault="00934B6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E44854" w14:textId="77777777" w:rsidR="00BE1892" w:rsidRDefault="00BE1892">
      <w:r>
        <w:separator/>
      </w:r>
    </w:p>
    <w:p w14:paraId="27B79968" w14:textId="77777777" w:rsidR="00BE1892" w:rsidRDefault="00BE1892"/>
  </w:footnote>
  <w:footnote w:type="continuationSeparator" w:id="0">
    <w:p w14:paraId="0B3525CC" w14:textId="77777777" w:rsidR="00BE1892" w:rsidRDefault="00BE1892">
      <w:r>
        <w:continuationSeparator/>
      </w:r>
    </w:p>
    <w:p w14:paraId="10F7B038" w14:textId="77777777" w:rsidR="00BE1892" w:rsidRDefault="00BE1892"/>
  </w:footnote>
  <w:footnote w:type="continuationNotice" w:id="1">
    <w:p w14:paraId="14A87DF2" w14:textId="77777777" w:rsidR="00BE1892" w:rsidRDefault="00BE18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1B6A6" w14:textId="77777777" w:rsidR="00934B69" w:rsidRDefault="00934B69" w:rsidP="00DB0A43">
    <w:pPr>
      <w:pStyle w:val="Nagwek"/>
      <w:tabs>
        <w:tab w:val="clear" w:pos="9027"/>
        <w:tab w:val="center" w:pos="3686"/>
        <w:tab w:val="right" w:pos="8789"/>
      </w:tabs>
      <w:jc w:val="right"/>
    </w:pPr>
    <w:r>
      <w:t>Wstęp</w:t>
    </w:r>
  </w:p>
  <w:p w14:paraId="2908EB2C" w14:textId="77777777" w:rsidR="00934B69" w:rsidRDefault="00934B6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887FD" w14:textId="2D76E341" w:rsidR="00934B69" w:rsidRDefault="00000000" w:rsidP="00DB0A43">
    <w:pPr>
      <w:pStyle w:val="Nagwek"/>
      <w:tabs>
        <w:tab w:val="clear" w:pos="9027"/>
        <w:tab w:val="center" w:pos="3686"/>
        <w:tab w:val="right" w:pos="8789"/>
      </w:tabs>
    </w:pPr>
    <w:sdt>
      <w:sdtPr>
        <w:rPr>
          <w:rStyle w:val="Numerstrony"/>
        </w:rPr>
        <w:alias w:val="Autor"/>
        <w:tag w:val=""/>
        <w:id w:val="-963416420"/>
        <w:dataBinding w:prefixMappings="xmlns:ns0='http://purl.org/dc/elements/1.1/' xmlns:ns1='http://schemas.openxmlformats.org/package/2006/metadata/core-properties' " w:xpath="/ns1:coreProperties[1]/ns0:creator[1]" w:storeItemID="{6C3C8BC8-F283-45AE-878A-BAB7291924A1}"/>
        <w:text/>
      </w:sdtPr>
      <w:sdtContent>
        <w:r w:rsidR="00934B69">
          <w:rPr>
            <w:rStyle w:val="Numerstrony"/>
          </w:rPr>
          <w:t>Damian Machura</w:t>
        </w:r>
      </w:sdtContent>
    </w:sdt>
  </w:p>
  <w:p w14:paraId="56EE48EE" w14:textId="77777777" w:rsidR="00934B69" w:rsidRDefault="00934B6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B00FD" w14:textId="635BAA43" w:rsidR="00934B69" w:rsidRDefault="00934B69" w:rsidP="00F8037F">
    <w:pPr>
      <w:jc w:val="right"/>
    </w:pPr>
    <w:r>
      <w:t>Weryfikacja i walidacja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25AC7" w14:textId="6063CFE1" w:rsidR="00934B69" w:rsidRDefault="00000000" w:rsidP="00DB0A43">
    <w:pPr>
      <w:pStyle w:val="Nagwek"/>
      <w:tabs>
        <w:tab w:val="clear" w:pos="9027"/>
        <w:tab w:val="center" w:pos="3686"/>
        <w:tab w:val="right" w:pos="8789"/>
      </w:tabs>
    </w:pPr>
    <w:sdt>
      <w:sdtPr>
        <w:rPr>
          <w:rStyle w:val="Numerstrony"/>
        </w:rPr>
        <w:alias w:val="Autor"/>
        <w:tag w:val=""/>
        <w:id w:val="2046328351"/>
        <w:dataBinding w:prefixMappings="xmlns:ns0='http://purl.org/dc/elements/1.1/' xmlns:ns1='http://schemas.openxmlformats.org/package/2006/metadata/core-properties' " w:xpath="/ns1:coreProperties[1]/ns0:creator[1]" w:storeItemID="{6C3C8BC8-F283-45AE-878A-BAB7291924A1}"/>
        <w:text/>
      </w:sdtPr>
      <w:sdtContent>
        <w:r w:rsidR="00934B69">
          <w:rPr>
            <w:rStyle w:val="Numerstrony"/>
          </w:rPr>
          <w:t>Damian Machura</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2DD96" w14:textId="77777777" w:rsidR="00934B69" w:rsidRDefault="00934B69" w:rsidP="00F57CBF">
    <w:pPr>
      <w:pStyle w:val="Nagwek"/>
      <w:tabs>
        <w:tab w:val="left" w:pos="3075"/>
        <w:tab w:val="center" w:pos="3686"/>
      </w:tabs>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2A365" w14:textId="77777777" w:rsidR="00934B69" w:rsidRDefault="00934B69" w:rsidP="00F57CBF">
    <w:pPr>
      <w:pStyle w:val="Nagwek"/>
      <w:tabs>
        <w:tab w:val="clear" w:pos="9027"/>
        <w:tab w:val="center" w:pos="3686"/>
        <w:tab w:val="right" w:pos="8789"/>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8C6B09" w14:textId="77777777" w:rsidR="00934B69" w:rsidRDefault="00934B69" w:rsidP="00F57CBF">
    <w:pPr>
      <w:pStyle w:val="Nagwek"/>
      <w:tabs>
        <w:tab w:val="clear" w:pos="9027"/>
        <w:tab w:val="center" w:pos="3686"/>
        <w:tab w:val="right" w:pos="878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FFFFFFFE"/>
    <w:multiLevelType w:val="singleLevel"/>
    <w:tmpl w:val="0CCEA1B4"/>
    <w:lvl w:ilvl="0">
      <w:numFmt w:val="bullet"/>
      <w:lvlText w:val="*"/>
      <w:lvlJc w:val="left"/>
    </w:lvl>
  </w:abstractNum>
  <w:abstractNum w:abstractNumId="2"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6453E58"/>
    <w:multiLevelType w:val="multilevel"/>
    <w:tmpl w:val="D90E7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 w15:restartNumberingAfterBreak="0">
    <w:nsid w:val="0BFA22AF"/>
    <w:multiLevelType w:val="hybridMultilevel"/>
    <w:tmpl w:val="F95CCA76"/>
    <w:lvl w:ilvl="0" w:tplc="8AF0800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8" w15:restartNumberingAfterBreak="0">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9" w15:restartNumberingAfterBreak="0">
    <w:nsid w:val="1C617ABA"/>
    <w:multiLevelType w:val="multilevel"/>
    <w:tmpl w:val="2140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0901C0"/>
    <w:multiLevelType w:val="multilevel"/>
    <w:tmpl w:val="A23C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7C5FD8"/>
    <w:multiLevelType w:val="hybridMultilevel"/>
    <w:tmpl w:val="38D6DD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4" w15:restartNumberingAfterBreak="0">
    <w:nsid w:val="2BCE4144"/>
    <w:multiLevelType w:val="hybridMultilevel"/>
    <w:tmpl w:val="2CDC4D78"/>
    <w:lvl w:ilvl="0" w:tplc="0415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F05F8C1"/>
    <w:multiLevelType w:val="hybridMultilevel"/>
    <w:tmpl w:val="57F0F936"/>
    <w:lvl w:ilvl="0" w:tplc="3A9E2DBA">
      <w:start w:val="1"/>
      <w:numFmt w:val="bullet"/>
      <w:lvlText w:val=""/>
      <w:lvlJc w:val="left"/>
      <w:pPr>
        <w:ind w:left="720" w:hanging="360"/>
      </w:pPr>
      <w:rPr>
        <w:rFonts w:ascii="Symbol" w:hAnsi="Symbol" w:hint="default"/>
      </w:rPr>
    </w:lvl>
    <w:lvl w:ilvl="1" w:tplc="C4DA7044">
      <w:start w:val="1"/>
      <w:numFmt w:val="bullet"/>
      <w:lvlText w:val="o"/>
      <w:lvlJc w:val="left"/>
      <w:pPr>
        <w:ind w:left="1440" w:hanging="360"/>
      </w:pPr>
      <w:rPr>
        <w:rFonts w:ascii="Courier New" w:hAnsi="Courier New" w:hint="default"/>
      </w:rPr>
    </w:lvl>
    <w:lvl w:ilvl="2" w:tplc="75B40F82">
      <w:start w:val="1"/>
      <w:numFmt w:val="bullet"/>
      <w:lvlText w:val=""/>
      <w:lvlJc w:val="left"/>
      <w:pPr>
        <w:ind w:left="2160" w:hanging="360"/>
      </w:pPr>
      <w:rPr>
        <w:rFonts w:ascii="Wingdings" w:hAnsi="Wingdings" w:hint="default"/>
      </w:rPr>
    </w:lvl>
    <w:lvl w:ilvl="3" w:tplc="58E6E8CA">
      <w:start w:val="1"/>
      <w:numFmt w:val="bullet"/>
      <w:lvlText w:val=""/>
      <w:lvlJc w:val="left"/>
      <w:pPr>
        <w:ind w:left="2880" w:hanging="360"/>
      </w:pPr>
      <w:rPr>
        <w:rFonts w:ascii="Symbol" w:hAnsi="Symbol" w:hint="default"/>
      </w:rPr>
    </w:lvl>
    <w:lvl w:ilvl="4" w:tplc="36F47ACC">
      <w:start w:val="1"/>
      <w:numFmt w:val="bullet"/>
      <w:lvlText w:val="o"/>
      <w:lvlJc w:val="left"/>
      <w:pPr>
        <w:ind w:left="3600" w:hanging="360"/>
      </w:pPr>
      <w:rPr>
        <w:rFonts w:ascii="Courier New" w:hAnsi="Courier New" w:hint="default"/>
      </w:rPr>
    </w:lvl>
    <w:lvl w:ilvl="5" w:tplc="7C78AA72">
      <w:start w:val="1"/>
      <w:numFmt w:val="bullet"/>
      <w:lvlText w:val=""/>
      <w:lvlJc w:val="left"/>
      <w:pPr>
        <w:ind w:left="4320" w:hanging="360"/>
      </w:pPr>
      <w:rPr>
        <w:rFonts w:ascii="Wingdings" w:hAnsi="Wingdings" w:hint="default"/>
      </w:rPr>
    </w:lvl>
    <w:lvl w:ilvl="6" w:tplc="7CA0633E">
      <w:start w:val="1"/>
      <w:numFmt w:val="bullet"/>
      <w:lvlText w:val=""/>
      <w:lvlJc w:val="left"/>
      <w:pPr>
        <w:ind w:left="5040" w:hanging="360"/>
      </w:pPr>
      <w:rPr>
        <w:rFonts w:ascii="Symbol" w:hAnsi="Symbol" w:hint="default"/>
      </w:rPr>
    </w:lvl>
    <w:lvl w:ilvl="7" w:tplc="9E582216">
      <w:start w:val="1"/>
      <w:numFmt w:val="bullet"/>
      <w:lvlText w:val="o"/>
      <w:lvlJc w:val="left"/>
      <w:pPr>
        <w:ind w:left="5760" w:hanging="360"/>
      </w:pPr>
      <w:rPr>
        <w:rFonts w:ascii="Courier New" w:hAnsi="Courier New" w:hint="default"/>
      </w:rPr>
    </w:lvl>
    <w:lvl w:ilvl="8" w:tplc="F0CEC676">
      <w:start w:val="1"/>
      <w:numFmt w:val="bullet"/>
      <w:lvlText w:val=""/>
      <w:lvlJc w:val="left"/>
      <w:pPr>
        <w:ind w:left="6480" w:hanging="360"/>
      </w:pPr>
      <w:rPr>
        <w:rFonts w:ascii="Wingdings" w:hAnsi="Wingdings" w:hint="default"/>
      </w:rPr>
    </w:lvl>
  </w:abstractNum>
  <w:abstractNum w:abstractNumId="16" w15:restartNumberingAfterBreak="0">
    <w:nsid w:val="308E7A8E"/>
    <w:multiLevelType w:val="hybridMultilevel"/>
    <w:tmpl w:val="DFE606D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7" w15:restartNumberingAfterBreak="0">
    <w:nsid w:val="31E2640B"/>
    <w:multiLevelType w:val="multilevel"/>
    <w:tmpl w:val="A5EE32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963740"/>
    <w:multiLevelType w:val="multilevel"/>
    <w:tmpl w:val="9DA69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20" w15:restartNumberingAfterBreak="0">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1" w15:restartNumberingAfterBreak="0">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22" w15:restartNumberingAfterBreak="0">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23" w15:restartNumberingAfterBreak="0">
    <w:nsid w:val="3F3C213B"/>
    <w:multiLevelType w:val="multilevel"/>
    <w:tmpl w:val="00C0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1248A50"/>
    <w:multiLevelType w:val="hybridMultilevel"/>
    <w:tmpl w:val="39B8DA64"/>
    <w:lvl w:ilvl="0" w:tplc="B1A0BA7E">
      <w:start w:val="1"/>
      <w:numFmt w:val="bullet"/>
      <w:lvlText w:val=""/>
      <w:lvlJc w:val="left"/>
      <w:pPr>
        <w:ind w:left="720" w:hanging="360"/>
      </w:pPr>
      <w:rPr>
        <w:rFonts w:ascii="Symbol" w:hAnsi="Symbol" w:hint="default"/>
      </w:rPr>
    </w:lvl>
    <w:lvl w:ilvl="1" w:tplc="1736B412">
      <w:start w:val="1"/>
      <w:numFmt w:val="bullet"/>
      <w:lvlText w:val="o"/>
      <w:lvlJc w:val="left"/>
      <w:pPr>
        <w:ind w:left="1440" w:hanging="360"/>
      </w:pPr>
      <w:rPr>
        <w:rFonts w:ascii="Courier New" w:hAnsi="Courier New" w:hint="default"/>
      </w:rPr>
    </w:lvl>
    <w:lvl w:ilvl="2" w:tplc="93D4B996">
      <w:start w:val="1"/>
      <w:numFmt w:val="bullet"/>
      <w:lvlText w:val=""/>
      <w:lvlJc w:val="left"/>
      <w:pPr>
        <w:ind w:left="2160" w:hanging="360"/>
      </w:pPr>
      <w:rPr>
        <w:rFonts w:ascii="Wingdings" w:hAnsi="Wingdings" w:hint="default"/>
      </w:rPr>
    </w:lvl>
    <w:lvl w:ilvl="3" w:tplc="3260E10C">
      <w:start w:val="1"/>
      <w:numFmt w:val="bullet"/>
      <w:lvlText w:val=""/>
      <w:lvlJc w:val="left"/>
      <w:pPr>
        <w:ind w:left="2880" w:hanging="360"/>
      </w:pPr>
      <w:rPr>
        <w:rFonts w:ascii="Symbol" w:hAnsi="Symbol" w:hint="default"/>
      </w:rPr>
    </w:lvl>
    <w:lvl w:ilvl="4" w:tplc="1DC69BC2">
      <w:start w:val="1"/>
      <w:numFmt w:val="bullet"/>
      <w:lvlText w:val="o"/>
      <w:lvlJc w:val="left"/>
      <w:pPr>
        <w:ind w:left="3600" w:hanging="360"/>
      </w:pPr>
      <w:rPr>
        <w:rFonts w:ascii="Courier New" w:hAnsi="Courier New" w:hint="default"/>
      </w:rPr>
    </w:lvl>
    <w:lvl w:ilvl="5" w:tplc="050A8FC2">
      <w:start w:val="1"/>
      <w:numFmt w:val="bullet"/>
      <w:lvlText w:val=""/>
      <w:lvlJc w:val="left"/>
      <w:pPr>
        <w:ind w:left="4320" w:hanging="360"/>
      </w:pPr>
      <w:rPr>
        <w:rFonts w:ascii="Wingdings" w:hAnsi="Wingdings" w:hint="default"/>
      </w:rPr>
    </w:lvl>
    <w:lvl w:ilvl="6" w:tplc="9112DBD6">
      <w:start w:val="1"/>
      <w:numFmt w:val="bullet"/>
      <w:lvlText w:val=""/>
      <w:lvlJc w:val="left"/>
      <w:pPr>
        <w:ind w:left="5040" w:hanging="360"/>
      </w:pPr>
      <w:rPr>
        <w:rFonts w:ascii="Symbol" w:hAnsi="Symbol" w:hint="default"/>
      </w:rPr>
    </w:lvl>
    <w:lvl w:ilvl="7" w:tplc="1E540414">
      <w:start w:val="1"/>
      <w:numFmt w:val="bullet"/>
      <w:lvlText w:val="o"/>
      <w:lvlJc w:val="left"/>
      <w:pPr>
        <w:ind w:left="5760" w:hanging="360"/>
      </w:pPr>
      <w:rPr>
        <w:rFonts w:ascii="Courier New" w:hAnsi="Courier New" w:hint="default"/>
      </w:rPr>
    </w:lvl>
    <w:lvl w:ilvl="8" w:tplc="B6AC6FC4">
      <w:start w:val="1"/>
      <w:numFmt w:val="bullet"/>
      <w:lvlText w:val=""/>
      <w:lvlJc w:val="left"/>
      <w:pPr>
        <w:ind w:left="6480" w:hanging="360"/>
      </w:pPr>
      <w:rPr>
        <w:rFonts w:ascii="Wingdings" w:hAnsi="Wingdings" w:hint="default"/>
      </w:rPr>
    </w:lvl>
  </w:abstractNum>
  <w:abstractNum w:abstractNumId="26" w15:restartNumberingAfterBreak="0">
    <w:nsid w:val="479D1B17"/>
    <w:multiLevelType w:val="multilevel"/>
    <w:tmpl w:val="0F64B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28" w15:restartNumberingAfterBreak="0">
    <w:nsid w:val="53B6C604"/>
    <w:multiLevelType w:val="hybridMultilevel"/>
    <w:tmpl w:val="20DE355C"/>
    <w:lvl w:ilvl="0" w:tplc="774AAF8C">
      <w:start w:val="1"/>
      <w:numFmt w:val="bullet"/>
      <w:lvlText w:val=""/>
      <w:lvlJc w:val="left"/>
      <w:pPr>
        <w:ind w:left="720" w:hanging="360"/>
      </w:pPr>
      <w:rPr>
        <w:rFonts w:ascii="Symbol" w:hAnsi="Symbol" w:hint="default"/>
      </w:rPr>
    </w:lvl>
    <w:lvl w:ilvl="1" w:tplc="36B4DE16">
      <w:start w:val="1"/>
      <w:numFmt w:val="bullet"/>
      <w:lvlText w:val="o"/>
      <w:lvlJc w:val="left"/>
      <w:pPr>
        <w:ind w:left="1440" w:hanging="360"/>
      </w:pPr>
      <w:rPr>
        <w:rFonts w:ascii="Courier New" w:hAnsi="Courier New" w:hint="default"/>
      </w:rPr>
    </w:lvl>
    <w:lvl w:ilvl="2" w:tplc="8B8A9BC0">
      <w:start w:val="1"/>
      <w:numFmt w:val="bullet"/>
      <w:lvlText w:val=""/>
      <w:lvlJc w:val="left"/>
      <w:pPr>
        <w:ind w:left="2160" w:hanging="360"/>
      </w:pPr>
      <w:rPr>
        <w:rFonts w:ascii="Wingdings" w:hAnsi="Wingdings" w:hint="default"/>
      </w:rPr>
    </w:lvl>
    <w:lvl w:ilvl="3" w:tplc="7C843B92">
      <w:start w:val="1"/>
      <w:numFmt w:val="bullet"/>
      <w:lvlText w:val=""/>
      <w:lvlJc w:val="left"/>
      <w:pPr>
        <w:ind w:left="2880" w:hanging="360"/>
      </w:pPr>
      <w:rPr>
        <w:rFonts w:ascii="Symbol" w:hAnsi="Symbol" w:hint="default"/>
      </w:rPr>
    </w:lvl>
    <w:lvl w:ilvl="4" w:tplc="D0AE3F2A">
      <w:start w:val="1"/>
      <w:numFmt w:val="bullet"/>
      <w:lvlText w:val="o"/>
      <w:lvlJc w:val="left"/>
      <w:pPr>
        <w:ind w:left="3600" w:hanging="360"/>
      </w:pPr>
      <w:rPr>
        <w:rFonts w:ascii="Courier New" w:hAnsi="Courier New" w:hint="default"/>
      </w:rPr>
    </w:lvl>
    <w:lvl w:ilvl="5" w:tplc="AF2CDE0A">
      <w:start w:val="1"/>
      <w:numFmt w:val="bullet"/>
      <w:lvlText w:val=""/>
      <w:lvlJc w:val="left"/>
      <w:pPr>
        <w:ind w:left="4320" w:hanging="360"/>
      </w:pPr>
      <w:rPr>
        <w:rFonts w:ascii="Wingdings" w:hAnsi="Wingdings" w:hint="default"/>
      </w:rPr>
    </w:lvl>
    <w:lvl w:ilvl="6" w:tplc="E57EA488">
      <w:start w:val="1"/>
      <w:numFmt w:val="bullet"/>
      <w:lvlText w:val=""/>
      <w:lvlJc w:val="left"/>
      <w:pPr>
        <w:ind w:left="5040" w:hanging="360"/>
      </w:pPr>
      <w:rPr>
        <w:rFonts w:ascii="Symbol" w:hAnsi="Symbol" w:hint="default"/>
      </w:rPr>
    </w:lvl>
    <w:lvl w:ilvl="7" w:tplc="746E03C2">
      <w:start w:val="1"/>
      <w:numFmt w:val="bullet"/>
      <w:lvlText w:val="o"/>
      <w:lvlJc w:val="left"/>
      <w:pPr>
        <w:ind w:left="5760" w:hanging="360"/>
      </w:pPr>
      <w:rPr>
        <w:rFonts w:ascii="Courier New" w:hAnsi="Courier New" w:hint="default"/>
      </w:rPr>
    </w:lvl>
    <w:lvl w:ilvl="8" w:tplc="91062B64">
      <w:start w:val="1"/>
      <w:numFmt w:val="bullet"/>
      <w:lvlText w:val=""/>
      <w:lvlJc w:val="left"/>
      <w:pPr>
        <w:ind w:left="6480" w:hanging="360"/>
      </w:pPr>
      <w:rPr>
        <w:rFonts w:ascii="Wingdings" w:hAnsi="Wingdings" w:hint="default"/>
      </w:rPr>
    </w:lvl>
  </w:abstractNum>
  <w:abstractNum w:abstractNumId="29" w15:restartNumberingAfterBreak="0">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30" w15:restartNumberingAfterBreak="0">
    <w:nsid w:val="553A5E74"/>
    <w:multiLevelType w:val="multilevel"/>
    <w:tmpl w:val="AFE68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2" w15:restartNumberingAfterBreak="0">
    <w:nsid w:val="55B83BCC"/>
    <w:multiLevelType w:val="multilevel"/>
    <w:tmpl w:val="80B41C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42532C"/>
    <w:multiLevelType w:val="hybridMultilevel"/>
    <w:tmpl w:val="05E6B018"/>
    <w:lvl w:ilvl="0" w:tplc="9BA2237A">
      <w:start w:val="1"/>
      <w:numFmt w:val="bullet"/>
      <w:lvlText w:val=""/>
      <w:lvlJc w:val="left"/>
      <w:pPr>
        <w:ind w:left="720" w:hanging="360"/>
      </w:pPr>
      <w:rPr>
        <w:rFonts w:ascii="Symbol" w:hAnsi="Symbol" w:hint="default"/>
      </w:rPr>
    </w:lvl>
    <w:lvl w:ilvl="1" w:tplc="5C50C864">
      <w:start w:val="1"/>
      <w:numFmt w:val="bullet"/>
      <w:lvlText w:val="o"/>
      <w:lvlJc w:val="left"/>
      <w:pPr>
        <w:ind w:left="1440" w:hanging="360"/>
      </w:pPr>
      <w:rPr>
        <w:rFonts w:ascii="Courier New" w:hAnsi="Courier New" w:hint="default"/>
      </w:rPr>
    </w:lvl>
    <w:lvl w:ilvl="2" w:tplc="21D435D4">
      <w:start w:val="1"/>
      <w:numFmt w:val="bullet"/>
      <w:lvlText w:val=""/>
      <w:lvlJc w:val="left"/>
      <w:pPr>
        <w:ind w:left="2160" w:hanging="360"/>
      </w:pPr>
      <w:rPr>
        <w:rFonts w:ascii="Wingdings" w:hAnsi="Wingdings" w:hint="default"/>
      </w:rPr>
    </w:lvl>
    <w:lvl w:ilvl="3" w:tplc="573ACE30">
      <w:start w:val="1"/>
      <w:numFmt w:val="bullet"/>
      <w:lvlText w:val=""/>
      <w:lvlJc w:val="left"/>
      <w:pPr>
        <w:ind w:left="2880" w:hanging="360"/>
      </w:pPr>
      <w:rPr>
        <w:rFonts w:ascii="Symbol" w:hAnsi="Symbol" w:hint="default"/>
      </w:rPr>
    </w:lvl>
    <w:lvl w:ilvl="4" w:tplc="ACB2D5E4">
      <w:start w:val="1"/>
      <w:numFmt w:val="bullet"/>
      <w:lvlText w:val="o"/>
      <w:lvlJc w:val="left"/>
      <w:pPr>
        <w:ind w:left="3600" w:hanging="360"/>
      </w:pPr>
      <w:rPr>
        <w:rFonts w:ascii="Courier New" w:hAnsi="Courier New" w:hint="default"/>
      </w:rPr>
    </w:lvl>
    <w:lvl w:ilvl="5" w:tplc="0C7AE0E2">
      <w:start w:val="1"/>
      <w:numFmt w:val="bullet"/>
      <w:lvlText w:val=""/>
      <w:lvlJc w:val="left"/>
      <w:pPr>
        <w:ind w:left="4320" w:hanging="360"/>
      </w:pPr>
      <w:rPr>
        <w:rFonts w:ascii="Wingdings" w:hAnsi="Wingdings" w:hint="default"/>
      </w:rPr>
    </w:lvl>
    <w:lvl w:ilvl="6" w:tplc="D5A84C1A">
      <w:start w:val="1"/>
      <w:numFmt w:val="bullet"/>
      <w:lvlText w:val=""/>
      <w:lvlJc w:val="left"/>
      <w:pPr>
        <w:ind w:left="5040" w:hanging="360"/>
      </w:pPr>
      <w:rPr>
        <w:rFonts w:ascii="Symbol" w:hAnsi="Symbol" w:hint="default"/>
      </w:rPr>
    </w:lvl>
    <w:lvl w:ilvl="7" w:tplc="F9CA5BEC">
      <w:start w:val="1"/>
      <w:numFmt w:val="bullet"/>
      <w:lvlText w:val="o"/>
      <w:lvlJc w:val="left"/>
      <w:pPr>
        <w:ind w:left="5760" w:hanging="360"/>
      </w:pPr>
      <w:rPr>
        <w:rFonts w:ascii="Courier New" w:hAnsi="Courier New" w:hint="default"/>
      </w:rPr>
    </w:lvl>
    <w:lvl w:ilvl="8" w:tplc="C7C8EE56">
      <w:start w:val="1"/>
      <w:numFmt w:val="bullet"/>
      <w:lvlText w:val=""/>
      <w:lvlJc w:val="left"/>
      <w:pPr>
        <w:ind w:left="6480" w:hanging="360"/>
      </w:pPr>
      <w:rPr>
        <w:rFonts w:ascii="Wingdings" w:hAnsi="Wingdings" w:hint="default"/>
      </w:rPr>
    </w:lvl>
  </w:abstractNum>
  <w:abstractNum w:abstractNumId="34" w15:restartNumberingAfterBreak="0">
    <w:nsid w:val="5BCE8DF6"/>
    <w:multiLevelType w:val="hybridMultilevel"/>
    <w:tmpl w:val="CFBCE502"/>
    <w:lvl w:ilvl="0" w:tplc="2A7E6764">
      <w:start w:val="1"/>
      <w:numFmt w:val="bullet"/>
      <w:lvlText w:val=""/>
      <w:lvlJc w:val="left"/>
      <w:pPr>
        <w:ind w:left="720" w:hanging="360"/>
      </w:pPr>
      <w:rPr>
        <w:rFonts w:ascii="Symbol" w:hAnsi="Symbol" w:hint="default"/>
      </w:rPr>
    </w:lvl>
    <w:lvl w:ilvl="1" w:tplc="BD5ADC1E">
      <w:start w:val="1"/>
      <w:numFmt w:val="bullet"/>
      <w:lvlText w:val="o"/>
      <w:lvlJc w:val="left"/>
      <w:pPr>
        <w:ind w:left="1440" w:hanging="360"/>
      </w:pPr>
      <w:rPr>
        <w:rFonts w:ascii="Courier New" w:hAnsi="Courier New" w:hint="default"/>
      </w:rPr>
    </w:lvl>
    <w:lvl w:ilvl="2" w:tplc="2236DFF4">
      <w:start w:val="1"/>
      <w:numFmt w:val="bullet"/>
      <w:lvlText w:val=""/>
      <w:lvlJc w:val="left"/>
      <w:pPr>
        <w:ind w:left="2160" w:hanging="360"/>
      </w:pPr>
      <w:rPr>
        <w:rFonts w:ascii="Wingdings" w:hAnsi="Wingdings" w:hint="default"/>
      </w:rPr>
    </w:lvl>
    <w:lvl w:ilvl="3" w:tplc="28A0F2D6">
      <w:start w:val="1"/>
      <w:numFmt w:val="bullet"/>
      <w:lvlText w:val=""/>
      <w:lvlJc w:val="left"/>
      <w:pPr>
        <w:ind w:left="2880" w:hanging="360"/>
      </w:pPr>
      <w:rPr>
        <w:rFonts w:ascii="Symbol" w:hAnsi="Symbol" w:hint="default"/>
      </w:rPr>
    </w:lvl>
    <w:lvl w:ilvl="4" w:tplc="B4C8CC52">
      <w:start w:val="1"/>
      <w:numFmt w:val="bullet"/>
      <w:lvlText w:val="o"/>
      <w:lvlJc w:val="left"/>
      <w:pPr>
        <w:ind w:left="3600" w:hanging="360"/>
      </w:pPr>
      <w:rPr>
        <w:rFonts w:ascii="Courier New" w:hAnsi="Courier New" w:hint="default"/>
      </w:rPr>
    </w:lvl>
    <w:lvl w:ilvl="5" w:tplc="2310748E">
      <w:start w:val="1"/>
      <w:numFmt w:val="bullet"/>
      <w:lvlText w:val=""/>
      <w:lvlJc w:val="left"/>
      <w:pPr>
        <w:ind w:left="4320" w:hanging="360"/>
      </w:pPr>
      <w:rPr>
        <w:rFonts w:ascii="Wingdings" w:hAnsi="Wingdings" w:hint="default"/>
      </w:rPr>
    </w:lvl>
    <w:lvl w:ilvl="6" w:tplc="0630DFA8">
      <w:start w:val="1"/>
      <w:numFmt w:val="bullet"/>
      <w:lvlText w:val=""/>
      <w:lvlJc w:val="left"/>
      <w:pPr>
        <w:ind w:left="5040" w:hanging="360"/>
      </w:pPr>
      <w:rPr>
        <w:rFonts w:ascii="Symbol" w:hAnsi="Symbol" w:hint="default"/>
      </w:rPr>
    </w:lvl>
    <w:lvl w:ilvl="7" w:tplc="BBCC3730">
      <w:start w:val="1"/>
      <w:numFmt w:val="bullet"/>
      <w:lvlText w:val="o"/>
      <w:lvlJc w:val="left"/>
      <w:pPr>
        <w:ind w:left="5760" w:hanging="360"/>
      </w:pPr>
      <w:rPr>
        <w:rFonts w:ascii="Courier New" w:hAnsi="Courier New" w:hint="default"/>
      </w:rPr>
    </w:lvl>
    <w:lvl w:ilvl="8" w:tplc="8206AC9A">
      <w:start w:val="1"/>
      <w:numFmt w:val="bullet"/>
      <w:lvlText w:val=""/>
      <w:lvlJc w:val="left"/>
      <w:pPr>
        <w:ind w:left="6480" w:hanging="360"/>
      </w:pPr>
      <w:rPr>
        <w:rFonts w:ascii="Wingdings" w:hAnsi="Wingdings" w:hint="default"/>
      </w:rPr>
    </w:lvl>
  </w:abstractNum>
  <w:abstractNum w:abstractNumId="35" w15:restartNumberingAfterBreak="0">
    <w:nsid w:val="5E0F343C"/>
    <w:multiLevelType w:val="multilevel"/>
    <w:tmpl w:val="445A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540B16"/>
    <w:multiLevelType w:val="hybridMultilevel"/>
    <w:tmpl w:val="E5F4741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37" w15:restartNumberingAfterBreak="0">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39" w15:restartNumberingAfterBreak="0">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69C16503"/>
    <w:multiLevelType w:val="hybridMultilevel"/>
    <w:tmpl w:val="C90C7C2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1" w15:restartNumberingAfterBreak="0">
    <w:nsid w:val="6A2E24BD"/>
    <w:multiLevelType w:val="multilevel"/>
    <w:tmpl w:val="5B008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21BE0D"/>
    <w:multiLevelType w:val="hybridMultilevel"/>
    <w:tmpl w:val="C69E55F0"/>
    <w:lvl w:ilvl="0" w:tplc="2ED63BD6">
      <w:start w:val="1"/>
      <w:numFmt w:val="bullet"/>
      <w:lvlText w:val=""/>
      <w:lvlJc w:val="left"/>
      <w:pPr>
        <w:ind w:left="720" w:hanging="360"/>
      </w:pPr>
      <w:rPr>
        <w:rFonts w:ascii="Symbol" w:hAnsi="Symbol" w:hint="default"/>
      </w:rPr>
    </w:lvl>
    <w:lvl w:ilvl="1" w:tplc="D1728494">
      <w:start w:val="1"/>
      <w:numFmt w:val="bullet"/>
      <w:lvlText w:val="o"/>
      <w:lvlJc w:val="left"/>
      <w:pPr>
        <w:ind w:left="1440" w:hanging="360"/>
      </w:pPr>
      <w:rPr>
        <w:rFonts w:ascii="Courier New" w:hAnsi="Courier New" w:hint="default"/>
      </w:rPr>
    </w:lvl>
    <w:lvl w:ilvl="2" w:tplc="B8BA6BC0">
      <w:start w:val="1"/>
      <w:numFmt w:val="bullet"/>
      <w:lvlText w:val=""/>
      <w:lvlJc w:val="left"/>
      <w:pPr>
        <w:ind w:left="2160" w:hanging="360"/>
      </w:pPr>
      <w:rPr>
        <w:rFonts w:ascii="Wingdings" w:hAnsi="Wingdings" w:hint="default"/>
      </w:rPr>
    </w:lvl>
    <w:lvl w:ilvl="3" w:tplc="2876BA06">
      <w:start w:val="1"/>
      <w:numFmt w:val="bullet"/>
      <w:lvlText w:val=""/>
      <w:lvlJc w:val="left"/>
      <w:pPr>
        <w:ind w:left="2880" w:hanging="360"/>
      </w:pPr>
      <w:rPr>
        <w:rFonts w:ascii="Symbol" w:hAnsi="Symbol" w:hint="default"/>
      </w:rPr>
    </w:lvl>
    <w:lvl w:ilvl="4" w:tplc="31FE6C38">
      <w:start w:val="1"/>
      <w:numFmt w:val="bullet"/>
      <w:lvlText w:val="o"/>
      <w:lvlJc w:val="left"/>
      <w:pPr>
        <w:ind w:left="3600" w:hanging="360"/>
      </w:pPr>
      <w:rPr>
        <w:rFonts w:ascii="Courier New" w:hAnsi="Courier New" w:hint="default"/>
      </w:rPr>
    </w:lvl>
    <w:lvl w:ilvl="5" w:tplc="0AF0DBCE">
      <w:start w:val="1"/>
      <w:numFmt w:val="bullet"/>
      <w:lvlText w:val=""/>
      <w:lvlJc w:val="left"/>
      <w:pPr>
        <w:ind w:left="4320" w:hanging="360"/>
      </w:pPr>
      <w:rPr>
        <w:rFonts w:ascii="Wingdings" w:hAnsi="Wingdings" w:hint="default"/>
      </w:rPr>
    </w:lvl>
    <w:lvl w:ilvl="6" w:tplc="29B465C0">
      <w:start w:val="1"/>
      <w:numFmt w:val="bullet"/>
      <w:lvlText w:val=""/>
      <w:lvlJc w:val="left"/>
      <w:pPr>
        <w:ind w:left="5040" w:hanging="360"/>
      </w:pPr>
      <w:rPr>
        <w:rFonts w:ascii="Symbol" w:hAnsi="Symbol" w:hint="default"/>
      </w:rPr>
    </w:lvl>
    <w:lvl w:ilvl="7" w:tplc="CCF8BA90">
      <w:start w:val="1"/>
      <w:numFmt w:val="bullet"/>
      <w:lvlText w:val="o"/>
      <w:lvlJc w:val="left"/>
      <w:pPr>
        <w:ind w:left="5760" w:hanging="360"/>
      </w:pPr>
      <w:rPr>
        <w:rFonts w:ascii="Courier New" w:hAnsi="Courier New" w:hint="default"/>
      </w:rPr>
    </w:lvl>
    <w:lvl w:ilvl="8" w:tplc="BDB0B640">
      <w:start w:val="1"/>
      <w:numFmt w:val="bullet"/>
      <w:lvlText w:val=""/>
      <w:lvlJc w:val="left"/>
      <w:pPr>
        <w:ind w:left="6480" w:hanging="360"/>
      </w:pPr>
      <w:rPr>
        <w:rFonts w:ascii="Wingdings" w:hAnsi="Wingdings" w:hint="default"/>
      </w:rPr>
    </w:lvl>
  </w:abstractNum>
  <w:abstractNum w:abstractNumId="43" w15:restartNumberingAfterBreak="0">
    <w:nsid w:val="6DC14EDA"/>
    <w:multiLevelType w:val="multilevel"/>
    <w:tmpl w:val="967E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45" w15:restartNumberingAfterBreak="0">
    <w:nsid w:val="6ED36504"/>
    <w:multiLevelType w:val="hybridMultilevel"/>
    <w:tmpl w:val="9BC456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47" w15:restartNumberingAfterBreak="0">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abstractNum w:abstractNumId="48" w15:restartNumberingAfterBreak="0">
    <w:nsid w:val="78A10554"/>
    <w:multiLevelType w:val="multilevel"/>
    <w:tmpl w:val="2364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1C0C80"/>
    <w:multiLevelType w:val="hybridMultilevel"/>
    <w:tmpl w:val="8850EC8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0" w15:restartNumberingAfterBreak="0">
    <w:nsid w:val="7E0D7FA9"/>
    <w:multiLevelType w:val="hybridMultilevel"/>
    <w:tmpl w:val="9022D5F4"/>
    <w:lvl w:ilvl="0" w:tplc="C8969D74">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F37449C"/>
    <w:multiLevelType w:val="hybridMultilevel"/>
    <w:tmpl w:val="BE0E97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881433170">
    <w:abstractNumId w:val="25"/>
  </w:num>
  <w:num w:numId="2" w16cid:durableId="1706833632">
    <w:abstractNumId w:val="34"/>
  </w:num>
  <w:num w:numId="3" w16cid:durableId="1383017389">
    <w:abstractNumId w:val="42"/>
  </w:num>
  <w:num w:numId="4" w16cid:durableId="1046292365">
    <w:abstractNumId w:val="15"/>
  </w:num>
  <w:num w:numId="5" w16cid:durableId="769661883">
    <w:abstractNumId w:val="33"/>
  </w:num>
  <w:num w:numId="6" w16cid:durableId="203561968">
    <w:abstractNumId w:val="28"/>
  </w:num>
  <w:num w:numId="7" w16cid:durableId="2041856681">
    <w:abstractNumId w:val="0"/>
  </w:num>
  <w:num w:numId="8" w16cid:durableId="2071077959">
    <w:abstractNumId w:val="46"/>
  </w:num>
  <w:num w:numId="9" w16cid:durableId="342324244">
    <w:abstractNumId w:val="50"/>
  </w:num>
  <w:num w:numId="10" w16cid:durableId="132218210">
    <w:abstractNumId w:val="12"/>
  </w:num>
  <w:num w:numId="11" w16cid:durableId="377434702">
    <w:abstractNumId w:val="51"/>
  </w:num>
  <w:num w:numId="12" w16cid:durableId="716706449">
    <w:abstractNumId w:val="40"/>
  </w:num>
  <w:num w:numId="13" w16cid:durableId="1111702777">
    <w:abstractNumId w:val="16"/>
  </w:num>
  <w:num w:numId="14" w16cid:durableId="1251618995">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15" w16cid:durableId="1147478941">
    <w:abstractNumId w:val="47"/>
  </w:num>
  <w:num w:numId="16" w16cid:durableId="1821338797">
    <w:abstractNumId w:val="1"/>
    <w:lvlOverride w:ilvl="0">
      <w:lvl w:ilvl="0">
        <w:start w:val="1"/>
        <w:numFmt w:val="bullet"/>
        <w:lvlText w:val="_"/>
        <w:legacy w:legacy="1" w:legacySpace="120" w:legacyIndent="360"/>
        <w:lvlJc w:val="left"/>
        <w:pPr>
          <w:ind w:left="717" w:hanging="360"/>
        </w:pPr>
      </w:lvl>
    </w:lvlOverride>
  </w:num>
  <w:num w:numId="17" w16cid:durableId="1445921734">
    <w:abstractNumId w:val="19"/>
  </w:num>
  <w:num w:numId="18" w16cid:durableId="1015692309">
    <w:abstractNumId w:val="31"/>
  </w:num>
  <w:num w:numId="19" w16cid:durableId="1893468104">
    <w:abstractNumId w:val="2"/>
  </w:num>
  <w:num w:numId="20" w16cid:durableId="655496977">
    <w:abstractNumId w:val="4"/>
  </w:num>
  <w:num w:numId="21" w16cid:durableId="1578203455">
    <w:abstractNumId w:val="38"/>
  </w:num>
  <w:num w:numId="22" w16cid:durableId="2079595114">
    <w:abstractNumId w:val="21"/>
  </w:num>
  <w:num w:numId="23" w16cid:durableId="1800495839">
    <w:abstractNumId w:val="22"/>
  </w:num>
  <w:num w:numId="24" w16cid:durableId="1006249231">
    <w:abstractNumId w:val="7"/>
  </w:num>
  <w:num w:numId="25" w16cid:durableId="1794666764">
    <w:abstractNumId w:val="29"/>
  </w:num>
  <w:num w:numId="26" w16cid:durableId="319122873">
    <w:abstractNumId w:val="24"/>
  </w:num>
  <w:num w:numId="27" w16cid:durableId="741686197">
    <w:abstractNumId w:val="11"/>
  </w:num>
  <w:num w:numId="28" w16cid:durableId="25525746">
    <w:abstractNumId w:val="6"/>
  </w:num>
  <w:num w:numId="29" w16cid:durableId="24869342">
    <w:abstractNumId w:val="8"/>
  </w:num>
  <w:num w:numId="30" w16cid:durableId="1874267465">
    <w:abstractNumId w:val="27"/>
  </w:num>
  <w:num w:numId="31" w16cid:durableId="1928537297">
    <w:abstractNumId w:val="20"/>
  </w:num>
  <w:num w:numId="32" w16cid:durableId="679353683">
    <w:abstractNumId w:val="44"/>
  </w:num>
  <w:num w:numId="33" w16cid:durableId="1655648731">
    <w:abstractNumId w:val="13"/>
  </w:num>
  <w:num w:numId="34" w16cid:durableId="702443370">
    <w:abstractNumId w:val="37"/>
  </w:num>
  <w:num w:numId="35" w16cid:durableId="1437211643">
    <w:abstractNumId w:val="39"/>
  </w:num>
  <w:num w:numId="36" w16cid:durableId="1789617213">
    <w:abstractNumId w:val="5"/>
  </w:num>
  <w:num w:numId="37" w16cid:durableId="785198944">
    <w:abstractNumId w:val="30"/>
  </w:num>
  <w:num w:numId="38" w16cid:durableId="444811730">
    <w:abstractNumId w:val="18"/>
  </w:num>
  <w:num w:numId="39" w16cid:durableId="1861817194">
    <w:abstractNumId w:val="17"/>
  </w:num>
  <w:num w:numId="40" w16cid:durableId="1587106998">
    <w:abstractNumId w:val="3"/>
  </w:num>
  <w:num w:numId="41" w16cid:durableId="1823153492">
    <w:abstractNumId w:val="32"/>
  </w:num>
  <w:num w:numId="42" w16cid:durableId="293293297">
    <w:abstractNumId w:val="41"/>
  </w:num>
  <w:num w:numId="43" w16cid:durableId="195117930">
    <w:abstractNumId w:val="9"/>
  </w:num>
  <w:num w:numId="44" w16cid:durableId="1521703016">
    <w:abstractNumId w:val="10"/>
  </w:num>
  <w:num w:numId="45" w16cid:durableId="49042060">
    <w:abstractNumId w:val="49"/>
  </w:num>
  <w:num w:numId="46" w16cid:durableId="483737976">
    <w:abstractNumId w:val="14"/>
  </w:num>
  <w:num w:numId="47" w16cid:durableId="1079717098">
    <w:abstractNumId w:val="45"/>
  </w:num>
  <w:num w:numId="48" w16cid:durableId="169879391">
    <w:abstractNumId w:val="36"/>
  </w:num>
  <w:num w:numId="49" w16cid:durableId="193278220">
    <w:abstractNumId w:val="26"/>
  </w:num>
  <w:num w:numId="50" w16cid:durableId="1964265953">
    <w:abstractNumId w:val="35"/>
  </w:num>
  <w:num w:numId="51" w16cid:durableId="954553968">
    <w:abstractNumId w:val="43"/>
  </w:num>
  <w:num w:numId="52" w16cid:durableId="1900823836">
    <w:abstractNumId w:val="23"/>
  </w:num>
  <w:num w:numId="53" w16cid:durableId="363528338">
    <w:abstractNumId w:val="4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dam Milik">
    <w15:presenceInfo w15:providerId="None" w15:userId="Adam Mil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attachedTemplate r:id="rId1"/>
  <w:defaultTabStop w:val="357"/>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50"/>
  </w:hdrShapeDefaults>
  <w:footnotePr>
    <w:numRestart w:val="eachPage"/>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zC2tLQ0MLc0MjczNTZW0lEKTi0uzszPAykwrgUAzaWWQSwAAAA="/>
  </w:docVars>
  <w:rsids>
    <w:rsidRoot w:val="00E130EC"/>
    <w:rsid w:val="000005BB"/>
    <w:rsid w:val="00000C0C"/>
    <w:rsid w:val="00000F65"/>
    <w:rsid w:val="00003DA1"/>
    <w:rsid w:val="00005794"/>
    <w:rsid w:val="00007369"/>
    <w:rsid w:val="00007DFF"/>
    <w:rsid w:val="0001221A"/>
    <w:rsid w:val="00015188"/>
    <w:rsid w:val="00017ECC"/>
    <w:rsid w:val="00022399"/>
    <w:rsid w:val="00024E47"/>
    <w:rsid w:val="00031835"/>
    <w:rsid w:val="00031CBD"/>
    <w:rsid w:val="000330A9"/>
    <w:rsid w:val="00033BBC"/>
    <w:rsid w:val="00036921"/>
    <w:rsid w:val="00036D8F"/>
    <w:rsid w:val="00036EEC"/>
    <w:rsid w:val="00044067"/>
    <w:rsid w:val="0004418F"/>
    <w:rsid w:val="000445E3"/>
    <w:rsid w:val="00044C83"/>
    <w:rsid w:val="000522E3"/>
    <w:rsid w:val="00056D58"/>
    <w:rsid w:val="0006041E"/>
    <w:rsid w:val="00061726"/>
    <w:rsid w:val="00062E1D"/>
    <w:rsid w:val="00072A89"/>
    <w:rsid w:val="0007457B"/>
    <w:rsid w:val="00082CF3"/>
    <w:rsid w:val="00083537"/>
    <w:rsid w:val="00084223"/>
    <w:rsid w:val="0008452E"/>
    <w:rsid w:val="00084E8D"/>
    <w:rsid w:val="0008690D"/>
    <w:rsid w:val="0009262B"/>
    <w:rsid w:val="000A2965"/>
    <w:rsid w:val="000A3FDE"/>
    <w:rsid w:val="000A535E"/>
    <w:rsid w:val="000A5C61"/>
    <w:rsid w:val="000A6BCB"/>
    <w:rsid w:val="000A774F"/>
    <w:rsid w:val="000B22BF"/>
    <w:rsid w:val="000B42E6"/>
    <w:rsid w:val="000B5E7F"/>
    <w:rsid w:val="000B746B"/>
    <w:rsid w:val="000C0DB8"/>
    <w:rsid w:val="000C3ECF"/>
    <w:rsid w:val="000C4AC0"/>
    <w:rsid w:val="000D015A"/>
    <w:rsid w:val="000D0B10"/>
    <w:rsid w:val="000D3519"/>
    <w:rsid w:val="000D443D"/>
    <w:rsid w:val="000D5EB8"/>
    <w:rsid w:val="000D61F0"/>
    <w:rsid w:val="000D7493"/>
    <w:rsid w:val="000E2A8B"/>
    <w:rsid w:val="000E58EA"/>
    <w:rsid w:val="000E701A"/>
    <w:rsid w:val="000E70D9"/>
    <w:rsid w:val="000E7D64"/>
    <w:rsid w:val="000F081F"/>
    <w:rsid w:val="000F219D"/>
    <w:rsid w:val="000F24F0"/>
    <w:rsid w:val="000F445A"/>
    <w:rsid w:val="000F5D99"/>
    <w:rsid w:val="00101EEA"/>
    <w:rsid w:val="00104444"/>
    <w:rsid w:val="00106CAB"/>
    <w:rsid w:val="001147D4"/>
    <w:rsid w:val="00116B4D"/>
    <w:rsid w:val="00122178"/>
    <w:rsid w:val="00122535"/>
    <w:rsid w:val="00126423"/>
    <w:rsid w:val="00130A42"/>
    <w:rsid w:val="001345D1"/>
    <w:rsid w:val="00134CD9"/>
    <w:rsid w:val="00136D9E"/>
    <w:rsid w:val="001379EB"/>
    <w:rsid w:val="0014110E"/>
    <w:rsid w:val="00152E85"/>
    <w:rsid w:val="00165DA0"/>
    <w:rsid w:val="001670C4"/>
    <w:rsid w:val="001706F4"/>
    <w:rsid w:val="00174E3D"/>
    <w:rsid w:val="001778A2"/>
    <w:rsid w:val="00184033"/>
    <w:rsid w:val="00185322"/>
    <w:rsid w:val="00187EEA"/>
    <w:rsid w:val="001948F1"/>
    <w:rsid w:val="00197CE2"/>
    <w:rsid w:val="001A55FB"/>
    <w:rsid w:val="001A791D"/>
    <w:rsid w:val="001A7D78"/>
    <w:rsid w:val="001B2688"/>
    <w:rsid w:val="001B2DDA"/>
    <w:rsid w:val="001B54B6"/>
    <w:rsid w:val="001C7D45"/>
    <w:rsid w:val="001D0BC8"/>
    <w:rsid w:val="001D381A"/>
    <w:rsid w:val="001D6A6F"/>
    <w:rsid w:val="001D7CBD"/>
    <w:rsid w:val="001E1E27"/>
    <w:rsid w:val="001E2842"/>
    <w:rsid w:val="001E541C"/>
    <w:rsid w:val="001F155D"/>
    <w:rsid w:val="001F24F6"/>
    <w:rsid w:val="001F365E"/>
    <w:rsid w:val="001F405A"/>
    <w:rsid w:val="001F4C3A"/>
    <w:rsid w:val="001F7EF9"/>
    <w:rsid w:val="002009A6"/>
    <w:rsid w:val="00200DF6"/>
    <w:rsid w:val="00202D5A"/>
    <w:rsid w:val="0021065D"/>
    <w:rsid w:val="00211B6C"/>
    <w:rsid w:val="00220118"/>
    <w:rsid w:val="00220C1E"/>
    <w:rsid w:val="002349FD"/>
    <w:rsid w:val="00237589"/>
    <w:rsid w:val="00240636"/>
    <w:rsid w:val="002432C8"/>
    <w:rsid w:val="00251835"/>
    <w:rsid w:val="00261A66"/>
    <w:rsid w:val="00272D6F"/>
    <w:rsid w:val="00275255"/>
    <w:rsid w:val="0027530F"/>
    <w:rsid w:val="00281DE8"/>
    <w:rsid w:val="00287404"/>
    <w:rsid w:val="00287A4E"/>
    <w:rsid w:val="00293977"/>
    <w:rsid w:val="002965CB"/>
    <w:rsid w:val="00296B07"/>
    <w:rsid w:val="00297912"/>
    <w:rsid w:val="002A0BBC"/>
    <w:rsid w:val="002A1B46"/>
    <w:rsid w:val="002A3E73"/>
    <w:rsid w:val="002B03E0"/>
    <w:rsid w:val="002B52B1"/>
    <w:rsid w:val="002C2558"/>
    <w:rsid w:val="002C3BF7"/>
    <w:rsid w:val="002C42DB"/>
    <w:rsid w:val="002C4948"/>
    <w:rsid w:val="002C6B19"/>
    <w:rsid w:val="002D2E28"/>
    <w:rsid w:val="002D4BFD"/>
    <w:rsid w:val="002D4E1B"/>
    <w:rsid w:val="002D6611"/>
    <w:rsid w:val="002E23AA"/>
    <w:rsid w:val="002E686D"/>
    <w:rsid w:val="002E7BE5"/>
    <w:rsid w:val="002F06E8"/>
    <w:rsid w:val="002F12A8"/>
    <w:rsid w:val="00300345"/>
    <w:rsid w:val="003052BD"/>
    <w:rsid w:val="00306682"/>
    <w:rsid w:val="00306EC8"/>
    <w:rsid w:val="0031550F"/>
    <w:rsid w:val="00317460"/>
    <w:rsid w:val="00320CC2"/>
    <w:rsid w:val="00322CF1"/>
    <w:rsid w:val="00324066"/>
    <w:rsid w:val="00327A47"/>
    <w:rsid w:val="0033071F"/>
    <w:rsid w:val="00331567"/>
    <w:rsid w:val="00331F60"/>
    <w:rsid w:val="003401CC"/>
    <w:rsid w:val="003437A9"/>
    <w:rsid w:val="003454B4"/>
    <w:rsid w:val="0035050B"/>
    <w:rsid w:val="00352A68"/>
    <w:rsid w:val="0035515F"/>
    <w:rsid w:val="00357BB8"/>
    <w:rsid w:val="00361C03"/>
    <w:rsid w:val="003668CD"/>
    <w:rsid w:val="00374B19"/>
    <w:rsid w:val="003756F1"/>
    <w:rsid w:val="0038080D"/>
    <w:rsid w:val="00386B5E"/>
    <w:rsid w:val="00390834"/>
    <w:rsid w:val="00394A69"/>
    <w:rsid w:val="003A2DDC"/>
    <w:rsid w:val="003B2590"/>
    <w:rsid w:val="003B30EA"/>
    <w:rsid w:val="003B4CEE"/>
    <w:rsid w:val="003B51E8"/>
    <w:rsid w:val="003B62CB"/>
    <w:rsid w:val="003C0C43"/>
    <w:rsid w:val="003C3382"/>
    <w:rsid w:val="003C473F"/>
    <w:rsid w:val="003D0CDB"/>
    <w:rsid w:val="003E03DF"/>
    <w:rsid w:val="003E068B"/>
    <w:rsid w:val="003E0A13"/>
    <w:rsid w:val="003E3AAC"/>
    <w:rsid w:val="003E69A8"/>
    <w:rsid w:val="003E71E1"/>
    <w:rsid w:val="003F5DCC"/>
    <w:rsid w:val="00401482"/>
    <w:rsid w:val="00401D7F"/>
    <w:rsid w:val="00410F5D"/>
    <w:rsid w:val="00412D54"/>
    <w:rsid w:val="00413179"/>
    <w:rsid w:val="004138CC"/>
    <w:rsid w:val="004148FD"/>
    <w:rsid w:val="00416587"/>
    <w:rsid w:val="00425EB3"/>
    <w:rsid w:val="004334E0"/>
    <w:rsid w:val="0043387F"/>
    <w:rsid w:val="004347A2"/>
    <w:rsid w:val="004375D0"/>
    <w:rsid w:val="004400A8"/>
    <w:rsid w:val="00442AF5"/>
    <w:rsid w:val="00442CDF"/>
    <w:rsid w:val="004441D5"/>
    <w:rsid w:val="00452B64"/>
    <w:rsid w:val="004626B1"/>
    <w:rsid w:val="004628E3"/>
    <w:rsid w:val="00464795"/>
    <w:rsid w:val="004661AF"/>
    <w:rsid w:val="00466EBE"/>
    <w:rsid w:val="00471DF7"/>
    <w:rsid w:val="00472227"/>
    <w:rsid w:val="00472547"/>
    <w:rsid w:val="00484934"/>
    <w:rsid w:val="004878A6"/>
    <w:rsid w:val="00490654"/>
    <w:rsid w:val="0049648E"/>
    <w:rsid w:val="0049728F"/>
    <w:rsid w:val="004A2885"/>
    <w:rsid w:val="004A3DC4"/>
    <w:rsid w:val="004A46AF"/>
    <w:rsid w:val="004A4C4F"/>
    <w:rsid w:val="004A7FC0"/>
    <w:rsid w:val="004B2126"/>
    <w:rsid w:val="004B38A6"/>
    <w:rsid w:val="004B3D7C"/>
    <w:rsid w:val="004B52AC"/>
    <w:rsid w:val="004C237E"/>
    <w:rsid w:val="004C32B2"/>
    <w:rsid w:val="004D2914"/>
    <w:rsid w:val="004E2988"/>
    <w:rsid w:val="004E5C94"/>
    <w:rsid w:val="004E6DF3"/>
    <w:rsid w:val="004F3695"/>
    <w:rsid w:val="004F3E03"/>
    <w:rsid w:val="004F3E9B"/>
    <w:rsid w:val="00504223"/>
    <w:rsid w:val="00507362"/>
    <w:rsid w:val="005074D2"/>
    <w:rsid w:val="00512CB7"/>
    <w:rsid w:val="005133AB"/>
    <w:rsid w:val="0051712D"/>
    <w:rsid w:val="00523611"/>
    <w:rsid w:val="00524A0F"/>
    <w:rsid w:val="00525EF7"/>
    <w:rsid w:val="0052773D"/>
    <w:rsid w:val="00530F49"/>
    <w:rsid w:val="005366D1"/>
    <w:rsid w:val="005458F4"/>
    <w:rsid w:val="005507D8"/>
    <w:rsid w:val="00550B98"/>
    <w:rsid w:val="005513E5"/>
    <w:rsid w:val="00551EF2"/>
    <w:rsid w:val="00552968"/>
    <w:rsid w:val="00560CD9"/>
    <w:rsid w:val="005615BC"/>
    <w:rsid w:val="00563199"/>
    <w:rsid w:val="00563E02"/>
    <w:rsid w:val="00564ABC"/>
    <w:rsid w:val="00566B89"/>
    <w:rsid w:val="005675DC"/>
    <w:rsid w:val="005702C4"/>
    <w:rsid w:val="0057368E"/>
    <w:rsid w:val="00577E2B"/>
    <w:rsid w:val="0058277B"/>
    <w:rsid w:val="00582A81"/>
    <w:rsid w:val="00582B94"/>
    <w:rsid w:val="005831FE"/>
    <w:rsid w:val="005848F6"/>
    <w:rsid w:val="00593992"/>
    <w:rsid w:val="005970BF"/>
    <w:rsid w:val="005A01C9"/>
    <w:rsid w:val="005A4432"/>
    <w:rsid w:val="005A77F5"/>
    <w:rsid w:val="005A7B4C"/>
    <w:rsid w:val="005B10D3"/>
    <w:rsid w:val="005B2BF2"/>
    <w:rsid w:val="005B495D"/>
    <w:rsid w:val="005B4D36"/>
    <w:rsid w:val="005B6E5D"/>
    <w:rsid w:val="005C392B"/>
    <w:rsid w:val="005C6136"/>
    <w:rsid w:val="005C72D1"/>
    <w:rsid w:val="005D08F8"/>
    <w:rsid w:val="005D5ED5"/>
    <w:rsid w:val="005D6E8E"/>
    <w:rsid w:val="005E07A9"/>
    <w:rsid w:val="005E3BBC"/>
    <w:rsid w:val="005E6C4F"/>
    <w:rsid w:val="005F46D3"/>
    <w:rsid w:val="005F4C24"/>
    <w:rsid w:val="006022DB"/>
    <w:rsid w:val="006041CB"/>
    <w:rsid w:val="006059A5"/>
    <w:rsid w:val="00612C18"/>
    <w:rsid w:val="00614F62"/>
    <w:rsid w:val="0061609D"/>
    <w:rsid w:val="0062104B"/>
    <w:rsid w:val="00622C41"/>
    <w:rsid w:val="00623656"/>
    <w:rsid w:val="006263B1"/>
    <w:rsid w:val="006317C8"/>
    <w:rsid w:val="00632671"/>
    <w:rsid w:val="0063274C"/>
    <w:rsid w:val="00632F2C"/>
    <w:rsid w:val="006344B1"/>
    <w:rsid w:val="00650EFD"/>
    <w:rsid w:val="00651688"/>
    <w:rsid w:val="006525AD"/>
    <w:rsid w:val="00660ABE"/>
    <w:rsid w:val="00663561"/>
    <w:rsid w:val="006653AE"/>
    <w:rsid w:val="006664F1"/>
    <w:rsid w:val="00670838"/>
    <w:rsid w:val="00671835"/>
    <w:rsid w:val="00673450"/>
    <w:rsid w:val="00674AFA"/>
    <w:rsid w:val="0068164F"/>
    <w:rsid w:val="006818F4"/>
    <w:rsid w:val="00682443"/>
    <w:rsid w:val="00685B88"/>
    <w:rsid w:val="00690286"/>
    <w:rsid w:val="006A21F1"/>
    <w:rsid w:val="006A41EA"/>
    <w:rsid w:val="006B2646"/>
    <w:rsid w:val="006B587F"/>
    <w:rsid w:val="006C2774"/>
    <w:rsid w:val="006C766F"/>
    <w:rsid w:val="006D63C8"/>
    <w:rsid w:val="006D760D"/>
    <w:rsid w:val="006D7A8C"/>
    <w:rsid w:val="006E0C57"/>
    <w:rsid w:val="006E1D5C"/>
    <w:rsid w:val="006E1E1E"/>
    <w:rsid w:val="006E3626"/>
    <w:rsid w:val="006E793D"/>
    <w:rsid w:val="006F2CA8"/>
    <w:rsid w:val="006F32B3"/>
    <w:rsid w:val="006F3AB6"/>
    <w:rsid w:val="006F631A"/>
    <w:rsid w:val="006F6503"/>
    <w:rsid w:val="00700C20"/>
    <w:rsid w:val="00701D68"/>
    <w:rsid w:val="00703897"/>
    <w:rsid w:val="00703A7E"/>
    <w:rsid w:val="0070480A"/>
    <w:rsid w:val="00704CE4"/>
    <w:rsid w:val="0071188A"/>
    <w:rsid w:val="007125BF"/>
    <w:rsid w:val="007138F0"/>
    <w:rsid w:val="00717D5E"/>
    <w:rsid w:val="00721100"/>
    <w:rsid w:val="007255DF"/>
    <w:rsid w:val="0073128A"/>
    <w:rsid w:val="007324F5"/>
    <w:rsid w:val="00734538"/>
    <w:rsid w:val="00737453"/>
    <w:rsid w:val="00740F18"/>
    <w:rsid w:val="00750607"/>
    <w:rsid w:val="00750C9A"/>
    <w:rsid w:val="007515D2"/>
    <w:rsid w:val="00752A82"/>
    <w:rsid w:val="00756AB7"/>
    <w:rsid w:val="00757BFB"/>
    <w:rsid w:val="00765CAC"/>
    <w:rsid w:val="00765D00"/>
    <w:rsid w:val="00766093"/>
    <w:rsid w:val="00767540"/>
    <w:rsid w:val="0077071C"/>
    <w:rsid w:val="00771981"/>
    <w:rsid w:val="0077447F"/>
    <w:rsid w:val="007747D0"/>
    <w:rsid w:val="00776BE9"/>
    <w:rsid w:val="00777A90"/>
    <w:rsid w:val="00777AEC"/>
    <w:rsid w:val="00780A17"/>
    <w:rsid w:val="0078489A"/>
    <w:rsid w:val="00784EEF"/>
    <w:rsid w:val="00787A20"/>
    <w:rsid w:val="007907B7"/>
    <w:rsid w:val="007911B6"/>
    <w:rsid w:val="00793AFE"/>
    <w:rsid w:val="007952A6"/>
    <w:rsid w:val="007B026C"/>
    <w:rsid w:val="007B08B1"/>
    <w:rsid w:val="007B1B80"/>
    <w:rsid w:val="007B4D8B"/>
    <w:rsid w:val="007D1180"/>
    <w:rsid w:val="007D47E3"/>
    <w:rsid w:val="007E1198"/>
    <w:rsid w:val="007E191F"/>
    <w:rsid w:val="007F429C"/>
    <w:rsid w:val="007F48BE"/>
    <w:rsid w:val="007F7116"/>
    <w:rsid w:val="00802063"/>
    <w:rsid w:val="00811BC8"/>
    <w:rsid w:val="00811F27"/>
    <w:rsid w:val="008154F1"/>
    <w:rsid w:val="00816AF9"/>
    <w:rsid w:val="008175D6"/>
    <w:rsid w:val="00821E2F"/>
    <w:rsid w:val="008230F1"/>
    <w:rsid w:val="00826882"/>
    <w:rsid w:val="0083043B"/>
    <w:rsid w:val="0083084C"/>
    <w:rsid w:val="0083139B"/>
    <w:rsid w:val="00831E51"/>
    <w:rsid w:val="00841CC4"/>
    <w:rsid w:val="00842308"/>
    <w:rsid w:val="00843794"/>
    <w:rsid w:val="0084491A"/>
    <w:rsid w:val="00850646"/>
    <w:rsid w:val="00850EB5"/>
    <w:rsid w:val="008559F6"/>
    <w:rsid w:val="00856C74"/>
    <w:rsid w:val="00857AC9"/>
    <w:rsid w:val="00862B83"/>
    <w:rsid w:val="0086700F"/>
    <w:rsid w:val="00867954"/>
    <w:rsid w:val="00870B0B"/>
    <w:rsid w:val="00873C47"/>
    <w:rsid w:val="008741BE"/>
    <w:rsid w:val="00883768"/>
    <w:rsid w:val="00885BED"/>
    <w:rsid w:val="0089065D"/>
    <w:rsid w:val="008957FA"/>
    <w:rsid w:val="00897538"/>
    <w:rsid w:val="008A4152"/>
    <w:rsid w:val="008A6306"/>
    <w:rsid w:val="008B1592"/>
    <w:rsid w:val="008B4AE7"/>
    <w:rsid w:val="008B5E8A"/>
    <w:rsid w:val="008C17A3"/>
    <w:rsid w:val="008C5D2D"/>
    <w:rsid w:val="008C6824"/>
    <w:rsid w:val="008D0D44"/>
    <w:rsid w:val="008D21A5"/>
    <w:rsid w:val="008D365C"/>
    <w:rsid w:val="008D414E"/>
    <w:rsid w:val="008E0082"/>
    <w:rsid w:val="008E35C5"/>
    <w:rsid w:val="008E5DDD"/>
    <w:rsid w:val="008E7C9C"/>
    <w:rsid w:val="008F2D23"/>
    <w:rsid w:val="008F36EE"/>
    <w:rsid w:val="00900058"/>
    <w:rsid w:val="00904161"/>
    <w:rsid w:val="00907643"/>
    <w:rsid w:val="009079D0"/>
    <w:rsid w:val="009106A2"/>
    <w:rsid w:val="00911122"/>
    <w:rsid w:val="00915BB1"/>
    <w:rsid w:val="00916256"/>
    <w:rsid w:val="0091796A"/>
    <w:rsid w:val="00922DFD"/>
    <w:rsid w:val="0092393A"/>
    <w:rsid w:val="00925A51"/>
    <w:rsid w:val="00925F03"/>
    <w:rsid w:val="0092627D"/>
    <w:rsid w:val="00927310"/>
    <w:rsid w:val="00934B69"/>
    <w:rsid w:val="0094207D"/>
    <w:rsid w:val="00942C8B"/>
    <w:rsid w:val="00942FE3"/>
    <w:rsid w:val="00947912"/>
    <w:rsid w:val="00947A79"/>
    <w:rsid w:val="009510EA"/>
    <w:rsid w:val="009521C8"/>
    <w:rsid w:val="0096262F"/>
    <w:rsid w:val="0096266E"/>
    <w:rsid w:val="00964566"/>
    <w:rsid w:val="00965955"/>
    <w:rsid w:val="00965D58"/>
    <w:rsid w:val="009666E3"/>
    <w:rsid w:val="009762A8"/>
    <w:rsid w:val="009839E9"/>
    <w:rsid w:val="00985857"/>
    <w:rsid w:val="00990AE1"/>
    <w:rsid w:val="00990D12"/>
    <w:rsid w:val="009914AB"/>
    <w:rsid w:val="00992DEB"/>
    <w:rsid w:val="009A33DD"/>
    <w:rsid w:val="009B266C"/>
    <w:rsid w:val="009B300E"/>
    <w:rsid w:val="009C6C47"/>
    <w:rsid w:val="009D1D76"/>
    <w:rsid w:val="009D1F67"/>
    <w:rsid w:val="009D33C0"/>
    <w:rsid w:val="009E291E"/>
    <w:rsid w:val="009E391C"/>
    <w:rsid w:val="009E42C2"/>
    <w:rsid w:val="009E49F5"/>
    <w:rsid w:val="009E70C4"/>
    <w:rsid w:val="009F5619"/>
    <w:rsid w:val="00A021D1"/>
    <w:rsid w:val="00A07176"/>
    <w:rsid w:val="00A11D7B"/>
    <w:rsid w:val="00A11D90"/>
    <w:rsid w:val="00A1309D"/>
    <w:rsid w:val="00A1422F"/>
    <w:rsid w:val="00A21C97"/>
    <w:rsid w:val="00A221E6"/>
    <w:rsid w:val="00A2719C"/>
    <w:rsid w:val="00A301C5"/>
    <w:rsid w:val="00A31A99"/>
    <w:rsid w:val="00A3272C"/>
    <w:rsid w:val="00A327F2"/>
    <w:rsid w:val="00A32A52"/>
    <w:rsid w:val="00A32F6B"/>
    <w:rsid w:val="00A35B0B"/>
    <w:rsid w:val="00A37790"/>
    <w:rsid w:val="00A44F6A"/>
    <w:rsid w:val="00A450DA"/>
    <w:rsid w:val="00A47E12"/>
    <w:rsid w:val="00A53615"/>
    <w:rsid w:val="00A57457"/>
    <w:rsid w:val="00A61F08"/>
    <w:rsid w:val="00A62E3B"/>
    <w:rsid w:val="00A658EA"/>
    <w:rsid w:val="00A70EA3"/>
    <w:rsid w:val="00A72113"/>
    <w:rsid w:val="00A74A05"/>
    <w:rsid w:val="00A76651"/>
    <w:rsid w:val="00A91BF9"/>
    <w:rsid w:val="00A92627"/>
    <w:rsid w:val="00A93EA5"/>
    <w:rsid w:val="00A952C6"/>
    <w:rsid w:val="00A955AF"/>
    <w:rsid w:val="00A97C8B"/>
    <w:rsid w:val="00AA20E7"/>
    <w:rsid w:val="00AA23B8"/>
    <w:rsid w:val="00AA487D"/>
    <w:rsid w:val="00AA6497"/>
    <w:rsid w:val="00AB073C"/>
    <w:rsid w:val="00AB20D1"/>
    <w:rsid w:val="00AC77D7"/>
    <w:rsid w:val="00AD078D"/>
    <w:rsid w:val="00AD0DD3"/>
    <w:rsid w:val="00AD3F2E"/>
    <w:rsid w:val="00AE117A"/>
    <w:rsid w:val="00AE7502"/>
    <w:rsid w:val="00AF193D"/>
    <w:rsid w:val="00AF340C"/>
    <w:rsid w:val="00AF3622"/>
    <w:rsid w:val="00AF465D"/>
    <w:rsid w:val="00AF5495"/>
    <w:rsid w:val="00B00BF0"/>
    <w:rsid w:val="00B03965"/>
    <w:rsid w:val="00B04B96"/>
    <w:rsid w:val="00B0680F"/>
    <w:rsid w:val="00B0699F"/>
    <w:rsid w:val="00B10D71"/>
    <w:rsid w:val="00B134B0"/>
    <w:rsid w:val="00B14B67"/>
    <w:rsid w:val="00B21C24"/>
    <w:rsid w:val="00B2284A"/>
    <w:rsid w:val="00B24E03"/>
    <w:rsid w:val="00B26799"/>
    <w:rsid w:val="00B34D1C"/>
    <w:rsid w:val="00B379B1"/>
    <w:rsid w:val="00B37B2A"/>
    <w:rsid w:val="00B409EB"/>
    <w:rsid w:val="00B40EDE"/>
    <w:rsid w:val="00B46A61"/>
    <w:rsid w:val="00B47645"/>
    <w:rsid w:val="00B521A7"/>
    <w:rsid w:val="00B530E3"/>
    <w:rsid w:val="00B5454C"/>
    <w:rsid w:val="00B7046B"/>
    <w:rsid w:val="00B73634"/>
    <w:rsid w:val="00B75994"/>
    <w:rsid w:val="00B82384"/>
    <w:rsid w:val="00B860E0"/>
    <w:rsid w:val="00B86B94"/>
    <w:rsid w:val="00B92244"/>
    <w:rsid w:val="00B94705"/>
    <w:rsid w:val="00B9504A"/>
    <w:rsid w:val="00B96A28"/>
    <w:rsid w:val="00B97622"/>
    <w:rsid w:val="00B97C37"/>
    <w:rsid w:val="00BA6B92"/>
    <w:rsid w:val="00BB0A2E"/>
    <w:rsid w:val="00BB439F"/>
    <w:rsid w:val="00BB4A31"/>
    <w:rsid w:val="00BB65A1"/>
    <w:rsid w:val="00BB6C72"/>
    <w:rsid w:val="00BB7DEC"/>
    <w:rsid w:val="00BC0FA5"/>
    <w:rsid w:val="00BC1392"/>
    <w:rsid w:val="00BC15C9"/>
    <w:rsid w:val="00BC28A2"/>
    <w:rsid w:val="00BC44B0"/>
    <w:rsid w:val="00BC5A24"/>
    <w:rsid w:val="00BD0DD4"/>
    <w:rsid w:val="00BD1098"/>
    <w:rsid w:val="00BD13C8"/>
    <w:rsid w:val="00BD2567"/>
    <w:rsid w:val="00BD4AEC"/>
    <w:rsid w:val="00BE1892"/>
    <w:rsid w:val="00BE3099"/>
    <w:rsid w:val="00BE39F1"/>
    <w:rsid w:val="00BF2F14"/>
    <w:rsid w:val="00BF3581"/>
    <w:rsid w:val="00BF568D"/>
    <w:rsid w:val="00C01925"/>
    <w:rsid w:val="00C03E98"/>
    <w:rsid w:val="00C04028"/>
    <w:rsid w:val="00C058B2"/>
    <w:rsid w:val="00C059FB"/>
    <w:rsid w:val="00C0661E"/>
    <w:rsid w:val="00C11B24"/>
    <w:rsid w:val="00C1384C"/>
    <w:rsid w:val="00C145CF"/>
    <w:rsid w:val="00C17CEA"/>
    <w:rsid w:val="00C21B72"/>
    <w:rsid w:val="00C228EF"/>
    <w:rsid w:val="00C22B42"/>
    <w:rsid w:val="00C2484B"/>
    <w:rsid w:val="00C301F4"/>
    <w:rsid w:val="00C32074"/>
    <w:rsid w:val="00C3324F"/>
    <w:rsid w:val="00C347B6"/>
    <w:rsid w:val="00C3719A"/>
    <w:rsid w:val="00C41D80"/>
    <w:rsid w:val="00C42491"/>
    <w:rsid w:val="00C426A2"/>
    <w:rsid w:val="00C43DF8"/>
    <w:rsid w:val="00C50635"/>
    <w:rsid w:val="00C544E6"/>
    <w:rsid w:val="00C55252"/>
    <w:rsid w:val="00C55A12"/>
    <w:rsid w:val="00C5652E"/>
    <w:rsid w:val="00C60B2E"/>
    <w:rsid w:val="00C6101A"/>
    <w:rsid w:val="00C66AFE"/>
    <w:rsid w:val="00C7021E"/>
    <w:rsid w:val="00C72154"/>
    <w:rsid w:val="00C73278"/>
    <w:rsid w:val="00C8002D"/>
    <w:rsid w:val="00C82B83"/>
    <w:rsid w:val="00C82D59"/>
    <w:rsid w:val="00C83AFB"/>
    <w:rsid w:val="00C85362"/>
    <w:rsid w:val="00C85A95"/>
    <w:rsid w:val="00C8654E"/>
    <w:rsid w:val="00C868F9"/>
    <w:rsid w:val="00C87739"/>
    <w:rsid w:val="00C879AB"/>
    <w:rsid w:val="00C9355C"/>
    <w:rsid w:val="00C93F01"/>
    <w:rsid w:val="00CA19C5"/>
    <w:rsid w:val="00CA325D"/>
    <w:rsid w:val="00CA3F80"/>
    <w:rsid w:val="00CA5226"/>
    <w:rsid w:val="00CA5D0A"/>
    <w:rsid w:val="00CA7AEA"/>
    <w:rsid w:val="00CB23B7"/>
    <w:rsid w:val="00CB333C"/>
    <w:rsid w:val="00CB64C4"/>
    <w:rsid w:val="00CC3743"/>
    <w:rsid w:val="00CC4B39"/>
    <w:rsid w:val="00CC545E"/>
    <w:rsid w:val="00CD3FC5"/>
    <w:rsid w:val="00CD7AA7"/>
    <w:rsid w:val="00CE4BC9"/>
    <w:rsid w:val="00CE5A0D"/>
    <w:rsid w:val="00CE7E65"/>
    <w:rsid w:val="00CF0DBC"/>
    <w:rsid w:val="00CF1C5F"/>
    <w:rsid w:val="00CF2220"/>
    <w:rsid w:val="00CF5375"/>
    <w:rsid w:val="00D0142C"/>
    <w:rsid w:val="00D02120"/>
    <w:rsid w:val="00D0296C"/>
    <w:rsid w:val="00D03A8F"/>
    <w:rsid w:val="00D04590"/>
    <w:rsid w:val="00D0495C"/>
    <w:rsid w:val="00D1716A"/>
    <w:rsid w:val="00D17873"/>
    <w:rsid w:val="00D17985"/>
    <w:rsid w:val="00D2146D"/>
    <w:rsid w:val="00D233FE"/>
    <w:rsid w:val="00D25F49"/>
    <w:rsid w:val="00D32E24"/>
    <w:rsid w:val="00D32EAD"/>
    <w:rsid w:val="00D36E38"/>
    <w:rsid w:val="00D40460"/>
    <w:rsid w:val="00D45055"/>
    <w:rsid w:val="00D46A9B"/>
    <w:rsid w:val="00D475C6"/>
    <w:rsid w:val="00D51195"/>
    <w:rsid w:val="00D52FEC"/>
    <w:rsid w:val="00D5302D"/>
    <w:rsid w:val="00D621D1"/>
    <w:rsid w:val="00D62C67"/>
    <w:rsid w:val="00D630A8"/>
    <w:rsid w:val="00D6338A"/>
    <w:rsid w:val="00D635DF"/>
    <w:rsid w:val="00D65389"/>
    <w:rsid w:val="00D70150"/>
    <w:rsid w:val="00D718A4"/>
    <w:rsid w:val="00D71EF5"/>
    <w:rsid w:val="00D73C17"/>
    <w:rsid w:val="00D744A8"/>
    <w:rsid w:val="00D74B8C"/>
    <w:rsid w:val="00D7798B"/>
    <w:rsid w:val="00D80546"/>
    <w:rsid w:val="00D85959"/>
    <w:rsid w:val="00D87DE4"/>
    <w:rsid w:val="00D92CB7"/>
    <w:rsid w:val="00D95B9B"/>
    <w:rsid w:val="00DA1800"/>
    <w:rsid w:val="00DA2D75"/>
    <w:rsid w:val="00DA4A0A"/>
    <w:rsid w:val="00DA4B46"/>
    <w:rsid w:val="00DA5630"/>
    <w:rsid w:val="00DA5832"/>
    <w:rsid w:val="00DA68ED"/>
    <w:rsid w:val="00DB0A43"/>
    <w:rsid w:val="00DC031B"/>
    <w:rsid w:val="00DC68EE"/>
    <w:rsid w:val="00DD08D2"/>
    <w:rsid w:val="00DD1A70"/>
    <w:rsid w:val="00DD5E08"/>
    <w:rsid w:val="00DE5D63"/>
    <w:rsid w:val="00DE7477"/>
    <w:rsid w:val="00DE767F"/>
    <w:rsid w:val="00DF380A"/>
    <w:rsid w:val="00DF4EC2"/>
    <w:rsid w:val="00DF76E0"/>
    <w:rsid w:val="00E0382D"/>
    <w:rsid w:val="00E07BAA"/>
    <w:rsid w:val="00E130EC"/>
    <w:rsid w:val="00E156BE"/>
    <w:rsid w:val="00E16A0C"/>
    <w:rsid w:val="00E202AF"/>
    <w:rsid w:val="00E2051A"/>
    <w:rsid w:val="00E208BC"/>
    <w:rsid w:val="00E209F2"/>
    <w:rsid w:val="00E31CC2"/>
    <w:rsid w:val="00E347F8"/>
    <w:rsid w:val="00E356B9"/>
    <w:rsid w:val="00E35C55"/>
    <w:rsid w:val="00E40D7B"/>
    <w:rsid w:val="00E41590"/>
    <w:rsid w:val="00E452CD"/>
    <w:rsid w:val="00E45A30"/>
    <w:rsid w:val="00E45A40"/>
    <w:rsid w:val="00E46636"/>
    <w:rsid w:val="00E54713"/>
    <w:rsid w:val="00E6138E"/>
    <w:rsid w:val="00E65327"/>
    <w:rsid w:val="00E72BE2"/>
    <w:rsid w:val="00E757F8"/>
    <w:rsid w:val="00E76F8C"/>
    <w:rsid w:val="00E81152"/>
    <w:rsid w:val="00E817A7"/>
    <w:rsid w:val="00E84A14"/>
    <w:rsid w:val="00E86603"/>
    <w:rsid w:val="00E90BF1"/>
    <w:rsid w:val="00E91E92"/>
    <w:rsid w:val="00E93D94"/>
    <w:rsid w:val="00E96746"/>
    <w:rsid w:val="00EA6170"/>
    <w:rsid w:val="00EB1395"/>
    <w:rsid w:val="00EB5975"/>
    <w:rsid w:val="00EC2030"/>
    <w:rsid w:val="00EC6302"/>
    <w:rsid w:val="00ED2918"/>
    <w:rsid w:val="00ED2E4D"/>
    <w:rsid w:val="00ED5E60"/>
    <w:rsid w:val="00EE11DD"/>
    <w:rsid w:val="00EE34A2"/>
    <w:rsid w:val="00EE59B6"/>
    <w:rsid w:val="00EE65DA"/>
    <w:rsid w:val="00EE6FBA"/>
    <w:rsid w:val="00EF09F2"/>
    <w:rsid w:val="00EF1C5C"/>
    <w:rsid w:val="00EF2243"/>
    <w:rsid w:val="00F02830"/>
    <w:rsid w:val="00F03902"/>
    <w:rsid w:val="00F173E4"/>
    <w:rsid w:val="00F213F2"/>
    <w:rsid w:val="00F221F1"/>
    <w:rsid w:val="00F25D2D"/>
    <w:rsid w:val="00F26D33"/>
    <w:rsid w:val="00F4532C"/>
    <w:rsid w:val="00F45837"/>
    <w:rsid w:val="00F50979"/>
    <w:rsid w:val="00F50C99"/>
    <w:rsid w:val="00F51E97"/>
    <w:rsid w:val="00F522EA"/>
    <w:rsid w:val="00F52A0C"/>
    <w:rsid w:val="00F53F98"/>
    <w:rsid w:val="00F56B92"/>
    <w:rsid w:val="00F57670"/>
    <w:rsid w:val="00F57CBF"/>
    <w:rsid w:val="00F6099C"/>
    <w:rsid w:val="00F7068F"/>
    <w:rsid w:val="00F77286"/>
    <w:rsid w:val="00F77B2A"/>
    <w:rsid w:val="00F8037F"/>
    <w:rsid w:val="00F8246E"/>
    <w:rsid w:val="00F83798"/>
    <w:rsid w:val="00F8459F"/>
    <w:rsid w:val="00F9107D"/>
    <w:rsid w:val="00F9133F"/>
    <w:rsid w:val="00F93816"/>
    <w:rsid w:val="00F94A97"/>
    <w:rsid w:val="00FB07F8"/>
    <w:rsid w:val="00FB0A1E"/>
    <w:rsid w:val="00FB53D9"/>
    <w:rsid w:val="00FB5870"/>
    <w:rsid w:val="00FB75BC"/>
    <w:rsid w:val="00FC2C54"/>
    <w:rsid w:val="00FC560D"/>
    <w:rsid w:val="00FC6258"/>
    <w:rsid w:val="00FD378B"/>
    <w:rsid w:val="00FE636E"/>
    <w:rsid w:val="00FF2BBC"/>
    <w:rsid w:val="00FF5C88"/>
    <w:rsid w:val="00FF6C0C"/>
    <w:rsid w:val="00FF7DF2"/>
    <w:rsid w:val="03012BF7"/>
    <w:rsid w:val="0447F0EA"/>
    <w:rsid w:val="04CE4EBF"/>
    <w:rsid w:val="06C7CD1E"/>
    <w:rsid w:val="0BD9A36D"/>
    <w:rsid w:val="0D09495C"/>
    <w:rsid w:val="100E4399"/>
    <w:rsid w:val="180008E2"/>
    <w:rsid w:val="1E437B21"/>
    <w:rsid w:val="1FEFB24F"/>
    <w:rsid w:val="21B7447B"/>
    <w:rsid w:val="22CECAB6"/>
    <w:rsid w:val="28CD5E18"/>
    <w:rsid w:val="331665CA"/>
    <w:rsid w:val="35BAC006"/>
    <w:rsid w:val="3C639D3F"/>
    <w:rsid w:val="43083157"/>
    <w:rsid w:val="5AF90224"/>
    <w:rsid w:val="5D3FFC12"/>
    <w:rsid w:val="5E70DC2D"/>
    <w:rsid w:val="62772927"/>
    <w:rsid w:val="6BDCDF87"/>
    <w:rsid w:val="6DD66E7A"/>
    <w:rsid w:val="728671D0"/>
    <w:rsid w:val="7439250D"/>
    <w:rsid w:val="74584096"/>
    <w:rsid w:val="760E44CD"/>
    <w:rsid w:val="7DBDE4AE"/>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8981F81"/>
  <w14:defaultImageDpi w14:val="0"/>
  <w15:docId w15:val="{A5050A33-A4EE-4584-9CF3-652A8516F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7"/>
      </w:numPr>
      <w:spacing w:before="1080" w:after="840"/>
      <w:outlineLvl w:val="0"/>
    </w:pPr>
    <w:rPr>
      <w:b/>
      <w:kern w:val="28"/>
      <w:sz w:val="48"/>
      <w:szCs w:val="48"/>
    </w:rPr>
  </w:style>
  <w:style w:type="paragraph" w:styleId="Nagwek2">
    <w:name w:val="heading 2"/>
    <w:basedOn w:val="Normalny"/>
    <w:next w:val="Tekstpods"/>
    <w:link w:val="Nagwek2Znak"/>
    <w:uiPriority w:val="9"/>
    <w:qFormat/>
    <w:rsid w:val="00582B94"/>
    <w:pPr>
      <w:keepNext/>
      <w:numPr>
        <w:ilvl w:val="1"/>
        <w:numId w:val="7"/>
      </w:numPr>
      <w:spacing w:before="600" w:after="480"/>
      <w:ind w:left="454" w:hanging="454"/>
      <w:outlineLvl w:val="1"/>
    </w:pPr>
    <w:rPr>
      <w:b/>
      <w:sz w:val="28"/>
      <w:szCs w:val="40"/>
    </w:rPr>
  </w:style>
  <w:style w:type="paragraph" w:styleId="Nagwek3">
    <w:name w:val="heading 3"/>
    <w:basedOn w:val="Normalny"/>
    <w:next w:val="Tekstpods"/>
    <w:link w:val="Nagwek3Znak"/>
    <w:uiPriority w:val="9"/>
    <w:qFormat/>
    <w:rsid w:val="004E2988"/>
    <w:pPr>
      <w:keepNext/>
      <w:numPr>
        <w:ilvl w:val="2"/>
        <w:numId w:val="7"/>
      </w:numPr>
      <w:spacing w:before="200" w:after="172"/>
      <w:ind w:left="567" w:hanging="567"/>
      <w:outlineLvl w:val="2"/>
    </w:pPr>
    <w:rPr>
      <w:b/>
      <w:sz w:val="32"/>
    </w:rPr>
  </w:style>
  <w:style w:type="paragraph" w:styleId="Nagwek4">
    <w:name w:val="heading 4"/>
    <w:basedOn w:val="Normalny"/>
    <w:next w:val="Normalny"/>
    <w:link w:val="Nagwek4Znak"/>
    <w:uiPriority w:val="9"/>
    <w:pPr>
      <w:keepNext/>
      <w:numPr>
        <w:ilvl w:val="3"/>
        <w:numId w:val="7"/>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7"/>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7"/>
      </w:numPr>
      <w:spacing w:before="240" w:after="60"/>
      <w:outlineLvl w:val="5"/>
    </w:pPr>
    <w:rPr>
      <w:i/>
      <w:sz w:val="22"/>
    </w:rPr>
  </w:style>
  <w:style w:type="paragraph" w:styleId="Nagwek7">
    <w:name w:val="heading 7"/>
    <w:basedOn w:val="Normalny"/>
    <w:next w:val="Normalny"/>
    <w:link w:val="Nagwek7Znak"/>
    <w:uiPriority w:val="9"/>
    <w:pPr>
      <w:numPr>
        <w:ilvl w:val="6"/>
        <w:numId w:val="7"/>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7"/>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7"/>
      </w:numPr>
      <w:spacing w:before="240" w:after="60"/>
      <w:outlineLvl w:val="8"/>
    </w:pPr>
    <w:rPr>
      <w:rFonts w:ascii="Arial" w:hAnsi="Arial"/>
      <w:b/>
      <w:i/>
      <w:sz w:val="1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582B94"/>
    <w:rPr>
      <w:b/>
      <w:sz w:val="28"/>
      <w:szCs w:val="40"/>
    </w:rPr>
  </w:style>
  <w:style w:type="character" w:customStyle="1" w:styleId="Nagwek3Znak">
    <w:name w:val="Nagłówek 3 Znak"/>
    <w:link w:val="Nagwek3"/>
    <w:uiPriority w:val="9"/>
    <w:rsid w:val="004E2988"/>
    <w:rPr>
      <w:b/>
      <w:sz w:val="32"/>
    </w:rPr>
  </w:style>
  <w:style w:type="character" w:customStyle="1" w:styleId="Nagwek4Znak">
    <w:name w:val="Nagłówek 4 Znak"/>
    <w:link w:val="Nagwek4"/>
    <w:uiPriority w:val="9"/>
    <w:rPr>
      <w:i/>
      <w:sz w:val="24"/>
    </w:rPr>
  </w:style>
  <w:style w:type="character" w:customStyle="1" w:styleId="Nagwek5Znak">
    <w:name w:val="Nagłówek 5 Znak"/>
    <w:link w:val="Nagwek5"/>
    <w:uiPriority w:val="9"/>
    <w:rPr>
      <w:rFonts w:ascii="Arial" w:hAnsi="Arial"/>
      <w:sz w:val="22"/>
    </w:rPr>
  </w:style>
  <w:style w:type="character" w:customStyle="1" w:styleId="Nagwek6Znak">
    <w:name w:val="Nagłówek 6 Znak"/>
    <w:link w:val="Nagwek6"/>
    <w:uiPriority w:val="9"/>
    <w:rPr>
      <w:i/>
      <w:sz w:val="22"/>
    </w:rPr>
  </w:style>
  <w:style w:type="character" w:customStyle="1" w:styleId="Nagwek7Znak">
    <w:name w:val="Nagłówek 7 Znak"/>
    <w:link w:val="Nagwek7"/>
    <w:uiPriority w:val="9"/>
    <w:rPr>
      <w:rFonts w:ascii="Arial" w:hAnsi="Arial"/>
      <w:sz w:val="24"/>
    </w:rPr>
  </w:style>
  <w:style w:type="character" w:customStyle="1" w:styleId="Nagwek8Znak">
    <w:name w:val="Nagłówek 8 Znak"/>
    <w:link w:val="Nagwek8"/>
    <w:uiPriority w:val="9"/>
    <w:rPr>
      <w:rFonts w:ascii="Arial" w:hAnsi="Arial"/>
      <w:i/>
      <w:sz w:val="24"/>
    </w:rPr>
  </w:style>
  <w:style w:type="character" w:customStyle="1" w:styleId="Nagwek9Znak">
    <w:name w:val="Nagłówek 9 Znak"/>
    <w:link w:val="Nagwek9"/>
    <w:uiPriority w:val="9"/>
    <w:rPr>
      <w:rFonts w:ascii="Arial" w:hAnsi="Arial"/>
      <w:b/>
      <w:i/>
      <w:sz w:val="18"/>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pPr>
      <w:tabs>
        <w:tab w:val="center" w:pos="4153"/>
        <w:tab w:val="right" w:pos="8306"/>
      </w:tabs>
    </w:pPr>
  </w:style>
  <w:style w:type="character" w:customStyle="1" w:styleId="StopkaZnak">
    <w:name w:val="Stopka Znak"/>
    <w:link w:val="Stopka"/>
    <w:uiPriority w:val="99"/>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0F219D"/>
    <w:rPr>
      <w:noProof/>
      <w:lang w:val="en-US"/>
    </w:rPr>
  </w:style>
  <w:style w:type="paragraph" w:styleId="Spistreci2">
    <w:name w:val="toc 2"/>
    <w:basedOn w:val="Normalny"/>
    <w:next w:val="Normalny"/>
    <w:autoRedefine/>
    <w:uiPriority w:val="39"/>
    <w:unhideWhenUsed/>
    <w:qFormat/>
    <w:rsid w:val="00577E2B"/>
    <w:pPr>
      <w:ind w:left="238"/>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unhideWhenUsed/>
    <w:rsid w:val="00821E2F"/>
    <w:rPr>
      <w:rFonts w:ascii="Consolas" w:hAnsi="Consolas"/>
      <w:sz w:val="20"/>
    </w:rPr>
  </w:style>
  <w:style w:type="character" w:customStyle="1" w:styleId="HTML-wstpniesformatowanyZnak">
    <w:name w:val="HTML - wstępnie sformatowany Znak"/>
    <w:basedOn w:val="Domylnaczcionkaakapitu"/>
    <w:link w:val="HTML-wstpniesformatowany"/>
    <w:uiPriority w:val="99"/>
    <w:rsid w:val="00821E2F"/>
    <w:rPr>
      <w:rFonts w:ascii="Consolas" w:hAnsi="Consolas"/>
    </w:rPr>
  </w:style>
  <w:style w:type="character" w:styleId="Wyrnienieintensywne">
    <w:name w:val="Intense Emphasis"/>
    <w:basedOn w:val="Domylnaczcionkaakapitu"/>
    <w:uiPriority w:val="21"/>
    <w:qFormat/>
    <w:rsid w:val="001B54B6"/>
    <w:rPr>
      <w:i/>
      <w:iCs/>
      <w:color w:val="5B9BD5" w:themeColor="accent1"/>
    </w:rPr>
  </w:style>
  <w:style w:type="character" w:styleId="Pogrubienie">
    <w:name w:val="Strong"/>
    <w:basedOn w:val="Domylnaczcionkaakapitu"/>
    <w:uiPriority w:val="22"/>
    <w:qFormat/>
    <w:rsid w:val="00FC6258"/>
    <w:rPr>
      <w:b/>
      <w:bCs/>
    </w:rPr>
  </w:style>
  <w:style w:type="character" w:customStyle="1" w:styleId="Nierozpoznanawzmianka1">
    <w:name w:val="Nierozpoznana wzmianka1"/>
    <w:basedOn w:val="Domylnaczcionkaakapitu"/>
    <w:uiPriority w:val="99"/>
    <w:semiHidden/>
    <w:unhideWhenUsed/>
    <w:rsid w:val="002D4BFD"/>
    <w:rPr>
      <w:color w:val="605E5C"/>
      <w:shd w:val="clear" w:color="auto" w:fill="E1DFDD"/>
    </w:rPr>
  </w:style>
  <w:style w:type="character" w:styleId="Odwoaniedokomentarza">
    <w:name w:val="annotation reference"/>
    <w:basedOn w:val="Domylnaczcionkaakapitu"/>
    <w:uiPriority w:val="99"/>
    <w:semiHidden/>
    <w:unhideWhenUsed/>
    <w:rsid w:val="0077447F"/>
    <w:rPr>
      <w:sz w:val="16"/>
      <w:szCs w:val="16"/>
    </w:rPr>
  </w:style>
  <w:style w:type="paragraph" w:styleId="Tekstkomentarza">
    <w:name w:val="annotation text"/>
    <w:basedOn w:val="Normalny"/>
    <w:link w:val="TekstkomentarzaZnak"/>
    <w:uiPriority w:val="99"/>
    <w:semiHidden/>
    <w:unhideWhenUsed/>
    <w:rsid w:val="0077447F"/>
    <w:rPr>
      <w:sz w:val="20"/>
    </w:rPr>
  </w:style>
  <w:style w:type="character" w:customStyle="1" w:styleId="TekstkomentarzaZnak">
    <w:name w:val="Tekst komentarza Znak"/>
    <w:basedOn w:val="Domylnaczcionkaakapitu"/>
    <w:link w:val="Tekstkomentarza"/>
    <w:uiPriority w:val="99"/>
    <w:semiHidden/>
    <w:rsid w:val="0077447F"/>
  </w:style>
  <w:style w:type="paragraph" w:styleId="Tematkomentarza">
    <w:name w:val="annotation subject"/>
    <w:basedOn w:val="Tekstkomentarza"/>
    <w:next w:val="Tekstkomentarza"/>
    <w:link w:val="TematkomentarzaZnak"/>
    <w:uiPriority w:val="99"/>
    <w:semiHidden/>
    <w:unhideWhenUsed/>
    <w:rsid w:val="0077447F"/>
    <w:rPr>
      <w:b/>
      <w:bCs/>
    </w:rPr>
  </w:style>
  <w:style w:type="character" w:customStyle="1" w:styleId="TematkomentarzaZnak">
    <w:name w:val="Temat komentarza Znak"/>
    <w:basedOn w:val="TekstkomentarzaZnak"/>
    <w:link w:val="Tematkomentarza"/>
    <w:uiPriority w:val="99"/>
    <w:semiHidden/>
    <w:rsid w:val="0077447F"/>
    <w:rPr>
      <w:b/>
      <w:bCs/>
    </w:rPr>
  </w:style>
  <w:style w:type="paragraph" w:styleId="Poprawka">
    <w:name w:val="Revision"/>
    <w:hidden/>
    <w:uiPriority w:val="99"/>
    <w:semiHidden/>
    <w:rsid w:val="00D32EAD"/>
    <w:rPr>
      <w:sz w:val="24"/>
    </w:rPr>
  </w:style>
  <w:style w:type="paragraph" w:styleId="Spisilustracji">
    <w:name w:val="table of figures"/>
    <w:basedOn w:val="Normalny"/>
    <w:next w:val="Normalny"/>
    <w:uiPriority w:val="99"/>
    <w:unhideWhenUsed/>
    <w:rsid w:val="006D76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64462">
      <w:bodyDiv w:val="1"/>
      <w:marLeft w:val="0"/>
      <w:marRight w:val="0"/>
      <w:marTop w:val="0"/>
      <w:marBottom w:val="0"/>
      <w:divBdr>
        <w:top w:val="none" w:sz="0" w:space="0" w:color="auto"/>
        <w:left w:val="none" w:sz="0" w:space="0" w:color="auto"/>
        <w:bottom w:val="none" w:sz="0" w:space="0" w:color="auto"/>
        <w:right w:val="none" w:sz="0" w:space="0" w:color="auto"/>
      </w:divBdr>
    </w:div>
    <w:div w:id="61293134">
      <w:bodyDiv w:val="1"/>
      <w:marLeft w:val="0"/>
      <w:marRight w:val="0"/>
      <w:marTop w:val="0"/>
      <w:marBottom w:val="0"/>
      <w:divBdr>
        <w:top w:val="none" w:sz="0" w:space="0" w:color="auto"/>
        <w:left w:val="none" w:sz="0" w:space="0" w:color="auto"/>
        <w:bottom w:val="none" w:sz="0" w:space="0" w:color="auto"/>
        <w:right w:val="none" w:sz="0" w:space="0" w:color="auto"/>
      </w:divBdr>
    </w:div>
    <w:div w:id="68045727">
      <w:bodyDiv w:val="1"/>
      <w:marLeft w:val="0"/>
      <w:marRight w:val="0"/>
      <w:marTop w:val="0"/>
      <w:marBottom w:val="0"/>
      <w:divBdr>
        <w:top w:val="none" w:sz="0" w:space="0" w:color="auto"/>
        <w:left w:val="none" w:sz="0" w:space="0" w:color="auto"/>
        <w:bottom w:val="none" w:sz="0" w:space="0" w:color="auto"/>
        <w:right w:val="none" w:sz="0" w:space="0" w:color="auto"/>
      </w:divBdr>
    </w:div>
    <w:div w:id="69010295">
      <w:bodyDiv w:val="1"/>
      <w:marLeft w:val="0"/>
      <w:marRight w:val="0"/>
      <w:marTop w:val="0"/>
      <w:marBottom w:val="0"/>
      <w:divBdr>
        <w:top w:val="none" w:sz="0" w:space="0" w:color="auto"/>
        <w:left w:val="none" w:sz="0" w:space="0" w:color="auto"/>
        <w:bottom w:val="none" w:sz="0" w:space="0" w:color="auto"/>
        <w:right w:val="none" w:sz="0" w:space="0" w:color="auto"/>
      </w:divBdr>
    </w:div>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84763030">
      <w:bodyDiv w:val="1"/>
      <w:marLeft w:val="0"/>
      <w:marRight w:val="0"/>
      <w:marTop w:val="0"/>
      <w:marBottom w:val="0"/>
      <w:divBdr>
        <w:top w:val="none" w:sz="0" w:space="0" w:color="auto"/>
        <w:left w:val="none" w:sz="0" w:space="0" w:color="auto"/>
        <w:bottom w:val="none" w:sz="0" w:space="0" w:color="auto"/>
        <w:right w:val="none" w:sz="0" w:space="0" w:color="auto"/>
      </w:divBdr>
    </w:div>
    <w:div w:id="91434366">
      <w:bodyDiv w:val="1"/>
      <w:marLeft w:val="0"/>
      <w:marRight w:val="0"/>
      <w:marTop w:val="0"/>
      <w:marBottom w:val="0"/>
      <w:divBdr>
        <w:top w:val="none" w:sz="0" w:space="0" w:color="auto"/>
        <w:left w:val="none" w:sz="0" w:space="0" w:color="auto"/>
        <w:bottom w:val="none" w:sz="0" w:space="0" w:color="auto"/>
        <w:right w:val="none" w:sz="0" w:space="0" w:color="auto"/>
      </w:divBdr>
    </w:div>
    <w:div w:id="93017209">
      <w:bodyDiv w:val="1"/>
      <w:marLeft w:val="0"/>
      <w:marRight w:val="0"/>
      <w:marTop w:val="0"/>
      <w:marBottom w:val="0"/>
      <w:divBdr>
        <w:top w:val="none" w:sz="0" w:space="0" w:color="auto"/>
        <w:left w:val="none" w:sz="0" w:space="0" w:color="auto"/>
        <w:bottom w:val="none" w:sz="0" w:space="0" w:color="auto"/>
        <w:right w:val="none" w:sz="0" w:space="0" w:color="auto"/>
      </w:divBdr>
    </w:div>
    <w:div w:id="103622303">
      <w:bodyDiv w:val="1"/>
      <w:marLeft w:val="0"/>
      <w:marRight w:val="0"/>
      <w:marTop w:val="0"/>
      <w:marBottom w:val="0"/>
      <w:divBdr>
        <w:top w:val="none" w:sz="0" w:space="0" w:color="auto"/>
        <w:left w:val="none" w:sz="0" w:space="0" w:color="auto"/>
        <w:bottom w:val="none" w:sz="0" w:space="0" w:color="auto"/>
        <w:right w:val="none" w:sz="0" w:space="0" w:color="auto"/>
      </w:divBdr>
    </w:div>
    <w:div w:id="104737650">
      <w:bodyDiv w:val="1"/>
      <w:marLeft w:val="0"/>
      <w:marRight w:val="0"/>
      <w:marTop w:val="0"/>
      <w:marBottom w:val="0"/>
      <w:divBdr>
        <w:top w:val="none" w:sz="0" w:space="0" w:color="auto"/>
        <w:left w:val="none" w:sz="0" w:space="0" w:color="auto"/>
        <w:bottom w:val="none" w:sz="0" w:space="0" w:color="auto"/>
        <w:right w:val="none" w:sz="0" w:space="0" w:color="auto"/>
      </w:divBdr>
    </w:div>
    <w:div w:id="117768791">
      <w:bodyDiv w:val="1"/>
      <w:marLeft w:val="0"/>
      <w:marRight w:val="0"/>
      <w:marTop w:val="0"/>
      <w:marBottom w:val="0"/>
      <w:divBdr>
        <w:top w:val="none" w:sz="0" w:space="0" w:color="auto"/>
        <w:left w:val="none" w:sz="0" w:space="0" w:color="auto"/>
        <w:bottom w:val="none" w:sz="0" w:space="0" w:color="auto"/>
        <w:right w:val="none" w:sz="0" w:space="0" w:color="auto"/>
      </w:divBdr>
    </w:div>
    <w:div w:id="153037238">
      <w:bodyDiv w:val="1"/>
      <w:marLeft w:val="0"/>
      <w:marRight w:val="0"/>
      <w:marTop w:val="0"/>
      <w:marBottom w:val="0"/>
      <w:divBdr>
        <w:top w:val="none" w:sz="0" w:space="0" w:color="auto"/>
        <w:left w:val="none" w:sz="0" w:space="0" w:color="auto"/>
        <w:bottom w:val="none" w:sz="0" w:space="0" w:color="auto"/>
        <w:right w:val="none" w:sz="0" w:space="0" w:color="auto"/>
      </w:divBdr>
    </w:div>
    <w:div w:id="160202574">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41573872">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2348842">
      <w:bodyDiv w:val="1"/>
      <w:marLeft w:val="0"/>
      <w:marRight w:val="0"/>
      <w:marTop w:val="0"/>
      <w:marBottom w:val="0"/>
      <w:divBdr>
        <w:top w:val="none" w:sz="0" w:space="0" w:color="auto"/>
        <w:left w:val="none" w:sz="0" w:space="0" w:color="auto"/>
        <w:bottom w:val="none" w:sz="0" w:space="0" w:color="auto"/>
        <w:right w:val="none" w:sz="0" w:space="0" w:color="auto"/>
      </w:divBdr>
    </w:div>
    <w:div w:id="288246427">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300382865">
      <w:bodyDiv w:val="1"/>
      <w:marLeft w:val="0"/>
      <w:marRight w:val="0"/>
      <w:marTop w:val="0"/>
      <w:marBottom w:val="0"/>
      <w:divBdr>
        <w:top w:val="none" w:sz="0" w:space="0" w:color="auto"/>
        <w:left w:val="none" w:sz="0" w:space="0" w:color="auto"/>
        <w:bottom w:val="none" w:sz="0" w:space="0" w:color="auto"/>
        <w:right w:val="none" w:sz="0" w:space="0" w:color="auto"/>
      </w:divBdr>
    </w:div>
    <w:div w:id="328561639">
      <w:bodyDiv w:val="1"/>
      <w:marLeft w:val="0"/>
      <w:marRight w:val="0"/>
      <w:marTop w:val="0"/>
      <w:marBottom w:val="0"/>
      <w:divBdr>
        <w:top w:val="none" w:sz="0" w:space="0" w:color="auto"/>
        <w:left w:val="none" w:sz="0" w:space="0" w:color="auto"/>
        <w:bottom w:val="none" w:sz="0" w:space="0" w:color="auto"/>
        <w:right w:val="none" w:sz="0" w:space="0" w:color="auto"/>
      </w:divBdr>
    </w:div>
    <w:div w:id="366180483">
      <w:bodyDiv w:val="1"/>
      <w:marLeft w:val="0"/>
      <w:marRight w:val="0"/>
      <w:marTop w:val="0"/>
      <w:marBottom w:val="0"/>
      <w:divBdr>
        <w:top w:val="none" w:sz="0" w:space="0" w:color="auto"/>
        <w:left w:val="none" w:sz="0" w:space="0" w:color="auto"/>
        <w:bottom w:val="none" w:sz="0" w:space="0" w:color="auto"/>
        <w:right w:val="none" w:sz="0" w:space="0" w:color="auto"/>
      </w:divBdr>
    </w:div>
    <w:div w:id="383214817">
      <w:bodyDiv w:val="1"/>
      <w:marLeft w:val="0"/>
      <w:marRight w:val="0"/>
      <w:marTop w:val="0"/>
      <w:marBottom w:val="0"/>
      <w:divBdr>
        <w:top w:val="none" w:sz="0" w:space="0" w:color="auto"/>
        <w:left w:val="none" w:sz="0" w:space="0" w:color="auto"/>
        <w:bottom w:val="none" w:sz="0" w:space="0" w:color="auto"/>
        <w:right w:val="none" w:sz="0" w:space="0" w:color="auto"/>
      </w:divBdr>
    </w:div>
    <w:div w:id="385303064">
      <w:bodyDiv w:val="1"/>
      <w:marLeft w:val="0"/>
      <w:marRight w:val="0"/>
      <w:marTop w:val="0"/>
      <w:marBottom w:val="0"/>
      <w:divBdr>
        <w:top w:val="none" w:sz="0" w:space="0" w:color="auto"/>
        <w:left w:val="none" w:sz="0" w:space="0" w:color="auto"/>
        <w:bottom w:val="none" w:sz="0" w:space="0" w:color="auto"/>
        <w:right w:val="none" w:sz="0" w:space="0" w:color="auto"/>
      </w:divBdr>
    </w:div>
    <w:div w:id="395444305">
      <w:bodyDiv w:val="1"/>
      <w:marLeft w:val="0"/>
      <w:marRight w:val="0"/>
      <w:marTop w:val="0"/>
      <w:marBottom w:val="0"/>
      <w:divBdr>
        <w:top w:val="none" w:sz="0" w:space="0" w:color="auto"/>
        <w:left w:val="none" w:sz="0" w:space="0" w:color="auto"/>
        <w:bottom w:val="none" w:sz="0" w:space="0" w:color="auto"/>
        <w:right w:val="none" w:sz="0" w:space="0" w:color="auto"/>
      </w:divBdr>
    </w:div>
    <w:div w:id="415831541">
      <w:bodyDiv w:val="1"/>
      <w:marLeft w:val="0"/>
      <w:marRight w:val="0"/>
      <w:marTop w:val="0"/>
      <w:marBottom w:val="0"/>
      <w:divBdr>
        <w:top w:val="none" w:sz="0" w:space="0" w:color="auto"/>
        <w:left w:val="none" w:sz="0" w:space="0" w:color="auto"/>
        <w:bottom w:val="none" w:sz="0" w:space="0" w:color="auto"/>
        <w:right w:val="none" w:sz="0" w:space="0" w:color="auto"/>
      </w:divBdr>
    </w:div>
    <w:div w:id="441458592">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52938832">
      <w:bodyDiv w:val="1"/>
      <w:marLeft w:val="0"/>
      <w:marRight w:val="0"/>
      <w:marTop w:val="0"/>
      <w:marBottom w:val="0"/>
      <w:divBdr>
        <w:top w:val="none" w:sz="0" w:space="0" w:color="auto"/>
        <w:left w:val="none" w:sz="0" w:space="0" w:color="auto"/>
        <w:bottom w:val="none" w:sz="0" w:space="0" w:color="auto"/>
        <w:right w:val="none" w:sz="0" w:space="0" w:color="auto"/>
      </w:divBdr>
    </w:div>
    <w:div w:id="468129497">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477527986">
      <w:bodyDiv w:val="1"/>
      <w:marLeft w:val="0"/>
      <w:marRight w:val="0"/>
      <w:marTop w:val="0"/>
      <w:marBottom w:val="0"/>
      <w:divBdr>
        <w:top w:val="none" w:sz="0" w:space="0" w:color="auto"/>
        <w:left w:val="none" w:sz="0" w:space="0" w:color="auto"/>
        <w:bottom w:val="none" w:sz="0" w:space="0" w:color="auto"/>
        <w:right w:val="none" w:sz="0" w:space="0" w:color="auto"/>
      </w:divBdr>
    </w:div>
    <w:div w:id="504176749">
      <w:bodyDiv w:val="1"/>
      <w:marLeft w:val="0"/>
      <w:marRight w:val="0"/>
      <w:marTop w:val="0"/>
      <w:marBottom w:val="0"/>
      <w:divBdr>
        <w:top w:val="none" w:sz="0" w:space="0" w:color="auto"/>
        <w:left w:val="none" w:sz="0" w:space="0" w:color="auto"/>
        <w:bottom w:val="none" w:sz="0" w:space="0" w:color="auto"/>
        <w:right w:val="none" w:sz="0" w:space="0" w:color="auto"/>
      </w:divBdr>
    </w:div>
    <w:div w:id="531038325">
      <w:bodyDiv w:val="1"/>
      <w:marLeft w:val="0"/>
      <w:marRight w:val="0"/>
      <w:marTop w:val="0"/>
      <w:marBottom w:val="0"/>
      <w:divBdr>
        <w:top w:val="none" w:sz="0" w:space="0" w:color="auto"/>
        <w:left w:val="none" w:sz="0" w:space="0" w:color="auto"/>
        <w:bottom w:val="none" w:sz="0" w:space="0" w:color="auto"/>
        <w:right w:val="none" w:sz="0" w:space="0" w:color="auto"/>
      </w:divBdr>
    </w:div>
    <w:div w:id="536355549">
      <w:bodyDiv w:val="1"/>
      <w:marLeft w:val="0"/>
      <w:marRight w:val="0"/>
      <w:marTop w:val="0"/>
      <w:marBottom w:val="0"/>
      <w:divBdr>
        <w:top w:val="none" w:sz="0" w:space="0" w:color="auto"/>
        <w:left w:val="none" w:sz="0" w:space="0" w:color="auto"/>
        <w:bottom w:val="none" w:sz="0" w:space="0" w:color="auto"/>
        <w:right w:val="none" w:sz="0" w:space="0" w:color="auto"/>
      </w:divBdr>
    </w:div>
    <w:div w:id="554976980">
      <w:bodyDiv w:val="1"/>
      <w:marLeft w:val="0"/>
      <w:marRight w:val="0"/>
      <w:marTop w:val="0"/>
      <w:marBottom w:val="0"/>
      <w:divBdr>
        <w:top w:val="none" w:sz="0" w:space="0" w:color="auto"/>
        <w:left w:val="none" w:sz="0" w:space="0" w:color="auto"/>
        <w:bottom w:val="none" w:sz="0" w:space="0" w:color="auto"/>
        <w:right w:val="none" w:sz="0" w:space="0" w:color="auto"/>
      </w:divBdr>
    </w:div>
    <w:div w:id="569191588">
      <w:bodyDiv w:val="1"/>
      <w:marLeft w:val="0"/>
      <w:marRight w:val="0"/>
      <w:marTop w:val="0"/>
      <w:marBottom w:val="0"/>
      <w:divBdr>
        <w:top w:val="none" w:sz="0" w:space="0" w:color="auto"/>
        <w:left w:val="none" w:sz="0" w:space="0" w:color="auto"/>
        <w:bottom w:val="none" w:sz="0" w:space="0" w:color="auto"/>
        <w:right w:val="none" w:sz="0" w:space="0" w:color="auto"/>
      </w:divBdr>
    </w:div>
    <w:div w:id="572549271">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579365239">
      <w:bodyDiv w:val="1"/>
      <w:marLeft w:val="0"/>
      <w:marRight w:val="0"/>
      <w:marTop w:val="0"/>
      <w:marBottom w:val="0"/>
      <w:divBdr>
        <w:top w:val="none" w:sz="0" w:space="0" w:color="auto"/>
        <w:left w:val="none" w:sz="0" w:space="0" w:color="auto"/>
        <w:bottom w:val="none" w:sz="0" w:space="0" w:color="auto"/>
        <w:right w:val="none" w:sz="0" w:space="0" w:color="auto"/>
      </w:divBdr>
    </w:div>
    <w:div w:id="595358666">
      <w:bodyDiv w:val="1"/>
      <w:marLeft w:val="0"/>
      <w:marRight w:val="0"/>
      <w:marTop w:val="0"/>
      <w:marBottom w:val="0"/>
      <w:divBdr>
        <w:top w:val="none" w:sz="0" w:space="0" w:color="auto"/>
        <w:left w:val="none" w:sz="0" w:space="0" w:color="auto"/>
        <w:bottom w:val="none" w:sz="0" w:space="0" w:color="auto"/>
        <w:right w:val="none" w:sz="0" w:space="0" w:color="auto"/>
      </w:divBdr>
    </w:div>
    <w:div w:id="607472406">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38847656">
      <w:bodyDiv w:val="1"/>
      <w:marLeft w:val="0"/>
      <w:marRight w:val="0"/>
      <w:marTop w:val="0"/>
      <w:marBottom w:val="0"/>
      <w:divBdr>
        <w:top w:val="none" w:sz="0" w:space="0" w:color="auto"/>
        <w:left w:val="none" w:sz="0" w:space="0" w:color="auto"/>
        <w:bottom w:val="none" w:sz="0" w:space="0" w:color="auto"/>
        <w:right w:val="none" w:sz="0" w:space="0" w:color="auto"/>
      </w:divBdr>
    </w:div>
    <w:div w:id="654990788">
      <w:bodyDiv w:val="1"/>
      <w:marLeft w:val="0"/>
      <w:marRight w:val="0"/>
      <w:marTop w:val="0"/>
      <w:marBottom w:val="0"/>
      <w:divBdr>
        <w:top w:val="none" w:sz="0" w:space="0" w:color="auto"/>
        <w:left w:val="none" w:sz="0" w:space="0" w:color="auto"/>
        <w:bottom w:val="none" w:sz="0" w:space="0" w:color="auto"/>
        <w:right w:val="none" w:sz="0" w:space="0" w:color="auto"/>
      </w:divBdr>
      <w:divsChild>
        <w:div w:id="988022128">
          <w:marLeft w:val="0"/>
          <w:marRight w:val="0"/>
          <w:marTop w:val="0"/>
          <w:marBottom w:val="0"/>
          <w:divBdr>
            <w:top w:val="none" w:sz="0" w:space="0" w:color="auto"/>
            <w:left w:val="none" w:sz="0" w:space="0" w:color="auto"/>
            <w:bottom w:val="none" w:sz="0" w:space="0" w:color="auto"/>
            <w:right w:val="none" w:sz="0" w:space="0" w:color="auto"/>
          </w:divBdr>
          <w:divsChild>
            <w:div w:id="6365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62932">
      <w:bodyDiv w:val="1"/>
      <w:marLeft w:val="0"/>
      <w:marRight w:val="0"/>
      <w:marTop w:val="0"/>
      <w:marBottom w:val="0"/>
      <w:divBdr>
        <w:top w:val="none" w:sz="0" w:space="0" w:color="auto"/>
        <w:left w:val="none" w:sz="0" w:space="0" w:color="auto"/>
        <w:bottom w:val="none" w:sz="0" w:space="0" w:color="auto"/>
        <w:right w:val="none" w:sz="0" w:space="0" w:color="auto"/>
      </w:divBdr>
    </w:div>
    <w:div w:id="667026866">
      <w:bodyDiv w:val="1"/>
      <w:marLeft w:val="0"/>
      <w:marRight w:val="0"/>
      <w:marTop w:val="0"/>
      <w:marBottom w:val="0"/>
      <w:divBdr>
        <w:top w:val="none" w:sz="0" w:space="0" w:color="auto"/>
        <w:left w:val="none" w:sz="0" w:space="0" w:color="auto"/>
        <w:bottom w:val="none" w:sz="0" w:space="0" w:color="auto"/>
        <w:right w:val="none" w:sz="0" w:space="0" w:color="auto"/>
      </w:divBdr>
    </w:div>
    <w:div w:id="673340766">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703481014">
      <w:bodyDiv w:val="1"/>
      <w:marLeft w:val="0"/>
      <w:marRight w:val="0"/>
      <w:marTop w:val="0"/>
      <w:marBottom w:val="0"/>
      <w:divBdr>
        <w:top w:val="none" w:sz="0" w:space="0" w:color="auto"/>
        <w:left w:val="none" w:sz="0" w:space="0" w:color="auto"/>
        <w:bottom w:val="none" w:sz="0" w:space="0" w:color="auto"/>
        <w:right w:val="none" w:sz="0" w:space="0" w:color="auto"/>
      </w:divBdr>
    </w:div>
    <w:div w:id="703987997">
      <w:bodyDiv w:val="1"/>
      <w:marLeft w:val="0"/>
      <w:marRight w:val="0"/>
      <w:marTop w:val="0"/>
      <w:marBottom w:val="0"/>
      <w:divBdr>
        <w:top w:val="none" w:sz="0" w:space="0" w:color="auto"/>
        <w:left w:val="none" w:sz="0" w:space="0" w:color="auto"/>
        <w:bottom w:val="none" w:sz="0" w:space="0" w:color="auto"/>
        <w:right w:val="none" w:sz="0" w:space="0" w:color="auto"/>
      </w:divBdr>
    </w:div>
    <w:div w:id="736708762">
      <w:bodyDiv w:val="1"/>
      <w:marLeft w:val="0"/>
      <w:marRight w:val="0"/>
      <w:marTop w:val="0"/>
      <w:marBottom w:val="0"/>
      <w:divBdr>
        <w:top w:val="none" w:sz="0" w:space="0" w:color="auto"/>
        <w:left w:val="none" w:sz="0" w:space="0" w:color="auto"/>
        <w:bottom w:val="none" w:sz="0" w:space="0" w:color="auto"/>
        <w:right w:val="none" w:sz="0" w:space="0" w:color="auto"/>
      </w:divBdr>
    </w:div>
    <w:div w:id="739446246">
      <w:bodyDiv w:val="1"/>
      <w:marLeft w:val="0"/>
      <w:marRight w:val="0"/>
      <w:marTop w:val="0"/>
      <w:marBottom w:val="0"/>
      <w:divBdr>
        <w:top w:val="none" w:sz="0" w:space="0" w:color="auto"/>
        <w:left w:val="none" w:sz="0" w:space="0" w:color="auto"/>
        <w:bottom w:val="none" w:sz="0" w:space="0" w:color="auto"/>
        <w:right w:val="none" w:sz="0" w:space="0" w:color="auto"/>
      </w:divBdr>
    </w:div>
    <w:div w:id="833029876">
      <w:bodyDiv w:val="1"/>
      <w:marLeft w:val="0"/>
      <w:marRight w:val="0"/>
      <w:marTop w:val="0"/>
      <w:marBottom w:val="0"/>
      <w:divBdr>
        <w:top w:val="none" w:sz="0" w:space="0" w:color="auto"/>
        <w:left w:val="none" w:sz="0" w:space="0" w:color="auto"/>
        <w:bottom w:val="none" w:sz="0" w:space="0" w:color="auto"/>
        <w:right w:val="none" w:sz="0" w:space="0" w:color="auto"/>
      </w:divBdr>
    </w:div>
    <w:div w:id="864556497">
      <w:bodyDiv w:val="1"/>
      <w:marLeft w:val="0"/>
      <w:marRight w:val="0"/>
      <w:marTop w:val="0"/>
      <w:marBottom w:val="0"/>
      <w:divBdr>
        <w:top w:val="none" w:sz="0" w:space="0" w:color="auto"/>
        <w:left w:val="none" w:sz="0" w:space="0" w:color="auto"/>
        <w:bottom w:val="none" w:sz="0" w:space="0" w:color="auto"/>
        <w:right w:val="none" w:sz="0" w:space="0" w:color="auto"/>
      </w:divBdr>
    </w:div>
    <w:div w:id="877202596">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12469353">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979114388">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035274584">
      <w:bodyDiv w:val="1"/>
      <w:marLeft w:val="0"/>
      <w:marRight w:val="0"/>
      <w:marTop w:val="0"/>
      <w:marBottom w:val="0"/>
      <w:divBdr>
        <w:top w:val="none" w:sz="0" w:space="0" w:color="auto"/>
        <w:left w:val="none" w:sz="0" w:space="0" w:color="auto"/>
        <w:bottom w:val="none" w:sz="0" w:space="0" w:color="auto"/>
        <w:right w:val="none" w:sz="0" w:space="0" w:color="auto"/>
      </w:divBdr>
    </w:div>
    <w:div w:id="1060178068">
      <w:bodyDiv w:val="1"/>
      <w:marLeft w:val="0"/>
      <w:marRight w:val="0"/>
      <w:marTop w:val="0"/>
      <w:marBottom w:val="0"/>
      <w:divBdr>
        <w:top w:val="none" w:sz="0" w:space="0" w:color="auto"/>
        <w:left w:val="none" w:sz="0" w:space="0" w:color="auto"/>
        <w:bottom w:val="none" w:sz="0" w:space="0" w:color="auto"/>
        <w:right w:val="none" w:sz="0" w:space="0" w:color="auto"/>
      </w:divBdr>
    </w:div>
    <w:div w:id="1063673803">
      <w:bodyDiv w:val="1"/>
      <w:marLeft w:val="0"/>
      <w:marRight w:val="0"/>
      <w:marTop w:val="0"/>
      <w:marBottom w:val="0"/>
      <w:divBdr>
        <w:top w:val="none" w:sz="0" w:space="0" w:color="auto"/>
        <w:left w:val="none" w:sz="0" w:space="0" w:color="auto"/>
        <w:bottom w:val="none" w:sz="0" w:space="0" w:color="auto"/>
        <w:right w:val="none" w:sz="0" w:space="0" w:color="auto"/>
      </w:divBdr>
    </w:div>
    <w:div w:id="1102993280">
      <w:bodyDiv w:val="1"/>
      <w:marLeft w:val="0"/>
      <w:marRight w:val="0"/>
      <w:marTop w:val="0"/>
      <w:marBottom w:val="0"/>
      <w:divBdr>
        <w:top w:val="none" w:sz="0" w:space="0" w:color="auto"/>
        <w:left w:val="none" w:sz="0" w:space="0" w:color="auto"/>
        <w:bottom w:val="none" w:sz="0" w:space="0" w:color="auto"/>
        <w:right w:val="none" w:sz="0" w:space="0" w:color="auto"/>
      </w:divBdr>
    </w:div>
    <w:div w:id="1107197166">
      <w:bodyDiv w:val="1"/>
      <w:marLeft w:val="0"/>
      <w:marRight w:val="0"/>
      <w:marTop w:val="0"/>
      <w:marBottom w:val="0"/>
      <w:divBdr>
        <w:top w:val="none" w:sz="0" w:space="0" w:color="auto"/>
        <w:left w:val="none" w:sz="0" w:space="0" w:color="auto"/>
        <w:bottom w:val="none" w:sz="0" w:space="0" w:color="auto"/>
        <w:right w:val="none" w:sz="0" w:space="0" w:color="auto"/>
      </w:divBdr>
    </w:div>
    <w:div w:id="1113019281">
      <w:bodyDiv w:val="1"/>
      <w:marLeft w:val="0"/>
      <w:marRight w:val="0"/>
      <w:marTop w:val="0"/>
      <w:marBottom w:val="0"/>
      <w:divBdr>
        <w:top w:val="none" w:sz="0" w:space="0" w:color="auto"/>
        <w:left w:val="none" w:sz="0" w:space="0" w:color="auto"/>
        <w:bottom w:val="none" w:sz="0" w:space="0" w:color="auto"/>
        <w:right w:val="none" w:sz="0" w:space="0" w:color="auto"/>
      </w:divBdr>
    </w:div>
    <w:div w:id="1127699038">
      <w:bodyDiv w:val="1"/>
      <w:marLeft w:val="0"/>
      <w:marRight w:val="0"/>
      <w:marTop w:val="0"/>
      <w:marBottom w:val="0"/>
      <w:divBdr>
        <w:top w:val="none" w:sz="0" w:space="0" w:color="auto"/>
        <w:left w:val="none" w:sz="0" w:space="0" w:color="auto"/>
        <w:bottom w:val="none" w:sz="0" w:space="0" w:color="auto"/>
        <w:right w:val="none" w:sz="0" w:space="0" w:color="auto"/>
      </w:divBdr>
    </w:div>
    <w:div w:id="1135833238">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171482052">
      <w:bodyDiv w:val="1"/>
      <w:marLeft w:val="0"/>
      <w:marRight w:val="0"/>
      <w:marTop w:val="0"/>
      <w:marBottom w:val="0"/>
      <w:divBdr>
        <w:top w:val="none" w:sz="0" w:space="0" w:color="auto"/>
        <w:left w:val="none" w:sz="0" w:space="0" w:color="auto"/>
        <w:bottom w:val="none" w:sz="0" w:space="0" w:color="auto"/>
        <w:right w:val="none" w:sz="0" w:space="0" w:color="auto"/>
      </w:divBdr>
    </w:div>
    <w:div w:id="1202405829">
      <w:bodyDiv w:val="1"/>
      <w:marLeft w:val="0"/>
      <w:marRight w:val="0"/>
      <w:marTop w:val="0"/>
      <w:marBottom w:val="0"/>
      <w:divBdr>
        <w:top w:val="none" w:sz="0" w:space="0" w:color="auto"/>
        <w:left w:val="none" w:sz="0" w:space="0" w:color="auto"/>
        <w:bottom w:val="none" w:sz="0" w:space="0" w:color="auto"/>
        <w:right w:val="none" w:sz="0" w:space="0" w:color="auto"/>
      </w:divBdr>
    </w:div>
    <w:div w:id="1249657682">
      <w:bodyDiv w:val="1"/>
      <w:marLeft w:val="0"/>
      <w:marRight w:val="0"/>
      <w:marTop w:val="0"/>
      <w:marBottom w:val="0"/>
      <w:divBdr>
        <w:top w:val="none" w:sz="0" w:space="0" w:color="auto"/>
        <w:left w:val="none" w:sz="0" w:space="0" w:color="auto"/>
        <w:bottom w:val="none" w:sz="0" w:space="0" w:color="auto"/>
        <w:right w:val="none" w:sz="0" w:space="0" w:color="auto"/>
      </w:divBdr>
    </w:div>
    <w:div w:id="1268856327">
      <w:bodyDiv w:val="1"/>
      <w:marLeft w:val="0"/>
      <w:marRight w:val="0"/>
      <w:marTop w:val="0"/>
      <w:marBottom w:val="0"/>
      <w:divBdr>
        <w:top w:val="none" w:sz="0" w:space="0" w:color="auto"/>
        <w:left w:val="none" w:sz="0" w:space="0" w:color="auto"/>
        <w:bottom w:val="none" w:sz="0" w:space="0" w:color="auto"/>
        <w:right w:val="none" w:sz="0" w:space="0" w:color="auto"/>
      </w:divBdr>
    </w:div>
    <w:div w:id="1295524965">
      <w:bodyDiv w:val="1"/>
      <w:marLeft w:val="0"/>
      <w:marRight w:val="0"/>
      <w:marTop w:val="0"/>
      <w:marBottom w:val="0"/>
      <w:divBdr>
        <w:top w:val="none" w:sz="0" w:space="0" w:color="auto"/>
        <w:left w:val="none" w:sz="0" w:space="0" w:color="auto"/>
        <w:bottom w:val="none" w:sz="0" w:space="0" w:color="auto"/>
        <w:right w:val="none" w:sz="0" w:space="0" w:color="auto"/>
      </w:divBdr>
    </w:div>
    <w:div w:id="1314678373">
      <w:bodyDiv w:val="1"/>
      <w:marLeft w:val="0"/>
      <w:marRight w:val="0"/>
      <w:marTop w:val="0"/>
      <w:marBottom w:val="0"/>
      <w:divBdr>
        <w:top w:val="none" w:sz="0" w:space="0" w:color="auto"/>
        <w:left w:val="none" w:sz="0" w:space="0" w:color="auto"/>
        <w:bottom w:val="none" w:sz="0" w:space="0" w:color="auto"/>
        <w:right w:val="none" w:sz="0" w:space="0" w:color="auto"/>
      </w:divBdr>
    </w:div>
    <w:div w:id="1319577211">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330056830">
      <w:bodyDiv w:val="1"/>
      <w:marLeft w:val="0"/>
      <w:marRight w:val="0"/>
      <w:marTop w:val="0"/>
      <w:marBottom w:val="0"/>
      <w:divBdr>
        <w:top w:val="none" w:sz="0" w:space="0" w:color="auto"/>
        <w:left w:val="none" w:sz="0" w:space="0" w:color="auto"/>
        <w:bottom w:val="none" w:sz="0" w:space="0" w:color="auto"/>
        <w:right w:val="none" w:sz="0" w:space="0" w:color="auto"/>
      </w:divBdr>
    </w:div>
    <w:div w:id="1349408174">
      <w:bodyDiv w:val="1"/>
      <w:marLeft w:val="0"/>
      <w:marRight w:val="0"/>
      <w:marTop w:val="0"/>
      <w:marBottom w:val="0"/>
      <w:divBdr>
        <w:top w:val="none" w:sz="0" w:space="0" w:color="auto"/>
        <w:left w:val="none" w:sz="0" w:space="0" w:color="auto"/>
        <w:bottom w:val="none" w:sz="0" w:space="0" w:color="auto"/>
        <w:right w:val="none" w:sz="0" w:space="0" w:color="auto"/>
      </w:divBdr>
    </w:div>
    <w:div w:id="1378160950">
      <w:bodyDiv w:val="1"/>
      <w:marLeft w:val="0"/>
      <w:marRight w:val="0"/>
      <w:marTop w:val="0"/>
      <w:marBottom w:val="0"/>
      <w:divBdr>
        <w:top w:val="none" w:sz="0" w:space="0" w:color="auto"/>
        <w:left w:val="none" w:sz="0" w:space="0" w:color="auto"/>
        <w:bottom w:val="none" w:sz="0" w:space="0" w:color="auto"/>
        <w:right w:val="none" w:sz="0" w:space="0" w:color="auto"/>
      </w:divBdr>
    </w:div>
    <w:div w:id="1392922397">
      <w:bodyDiv w:val="1"/>
      <w:marLeft w:val="0"/>
      <w:marRight w:val="0"/>
      <w:marTop w:val="0"/>
      <w:marBottom w:val="0"/>
      <w:divBdr>
        <w:top w:val="none" w:sz="0" w:space="0" w:color="auto"/>
        <w:left w:val="none" w:sz="0" w:space="0" w:color="auto"/>
        <w:bottom w:val="none" w:sz="0" w:space="0" w:color="auto"/>
        <w:right w:val="none" w:sz="0" w:space="0" w:color="auto"/>
      </w:divBdr>
    </w:div>
    <w:div w:id="1412199965">
      <w:bodyDiv w:val="1"/>
      <w:marLeft w:val="0"/>
      <w:marRight w:val="0"/>
      <w:marTop w:val="0"/>
      <w:marBottom w:val="0"/>
      <w:divBdr>
        <w:top w:val="none" w:sz="0" w:space="0" w:color="auto"/>
        <w:left w:val="none" w:sz="0" w:space="0" w:color="auto"/>
        <w:bottom w:val="none" w:sz="0" w:space="0" w:color="auto"/>
        <w:right w:val="none" w:sz="0" w:space="0" w:color="auto"/>
      </w:divBdr>
    </w:div>
    <w:div w:id="1433817930">
      <w:bodyDiv w:val="1"/>
      <w:marLeft w:val="0"/>
      <w:marRight w:val="0"/>
      <w:marTop w:val="0"/>
      <w:marBottom w:val="0"/>
      <w:divBdr>
        <w:top w:val="none" w:sz="0" w:space="0" w:color="auto"/>
        <w:left w:val="none" w:sz="0" w:space="0" w:color="auto"/>
        <w:bottom w:val="none" w:sz="0" w:space="0" w:color="auto"/>
        <w:right w:val="none" w:sz="0" w:space="0" w:color="auto"/>
      </w:divBdr>
    </w:div>
    <w:div w:id="1439832200">
      <w:bodyDiv w:val="1"/>
      <w:marLeft w:val="0"/>
      <w:marRight w:val="0"/>
      <w:marTop w:val="0"/>
      <w:marBottom w:val="0"/>
      <w:divBdr>
        <w:top w:val="none" w:sz="0" w:space="0" w:color="auto"/>
        <w:left w:val="none" w:sz="0" w:space="0" w:color="auto"/>
        <w:bottom w:val="none" w:sz="0" w:space="0" w:color="auto"/>
        <w:right w:val="none" w:sz="0" w:space="0" w:color="auto"/>
      </w:divBdr>
    </w:div>
    <w:div w:id="1457604778">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36892675">
      <w:bodyDiv w:val="1"/>
      <w:marLeft w:val="0"/>
      <w:marRight w:val="0"/>
      <w:marTop w:val="0"/>
      <w:marBottom w:val="0"/>
      <w:divBdr>
        <w:top w:val="none" w:sz="0" w:space="0" w:color="auto"/>
        <w:left w:val="none" w:sz="0" w:space="0" w:color="auto"/>
        <w:bottom w:val="none" w:sz="0" w:space="0" w:color="auto"/>
        <w:right w:val="none" w:sz="0" w:space="0" w:color="auto"/>
      </w:divBdr>
    </w:div>
    <w:div w:id="1546871546">
      <w:bodyDiv w:val="1"/>
      <w:marLeft w:val="0"/>
      <w:marRight w:val="0"/>
      <w:marTop w:val="0"/>
      <w:marBottom w:val="0"/>
      <w:divBdr>
        <w:top w:val="none" w:sz="0" w:space="0" w:color="auto"/>
        <w:left w:val="none" w:sz="0" w:space="0" w:color="auto"/>
        <w:bottom w:val="none" w:sz="0" w:space="0" w:color="auto"/>
        <w:right w:val="none" w:sz="0" w:space="0" w:color="auto"/>
      </w:divBdr>
      <w:divsChild>
        <w:div w:id="951399877">
          <w:marLeft w:val="0"/>
          <w:marRight w:val="0"/>
          <w:marTop w:val="0"/>
          <w:marBottom w:val="0"/>
          <w:divBdr>
            <w:top w:val="none" w:sz="0" w:space="0" w:color="auto"/>
            <w:left w:val="none" w:sz="0" w:space="0" w:color="auto"/>
            <w:bottom w:val="none" w:sz="0" w:space="0" w:color="auto"/>
            <w:right w:val="none" w:sz="0" w:space="0" w:color="auto"/>
          </w:divBdr>
          <w:divsChild>
            <w:div w:id="36983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5765">
      <w:bodyDiv w:val="1"/>
      <w:marLeft w:val="0"/>
      <w:marRight w:val="0"/>
      <w:marTop w:val="0"/>
      <w:marBottom w:val="0"/>
      <w:divBdr>
        <w:top w:val="none" w:sz="0" w:space="0" w:color="auto"/>
        <w:left w:val="none" w:sz="0" w:space="0" w:color="auto"/>
        <w:bottom w:val="none" w:sz="0" w:space="0" w:color="auto"/>
        <w:right w:val="none" w:sz="0" w:space="0" w:color="auto"/>
      </w:divBdr>
    </w:div>
    <w:div w:id="1571499744">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603145583">
      <w:bodyDiv w:val="1"/>
      <w:marLeft w:val="0"/>
      <w:marRight w:val="0"/>
      <w:marTop w:val="0"/>
      <w:marBottom w:val="0"/>
      <w:divBdr>
        <w:top w:val="none" w:sz="0" w:space="0" w:color="auto"/>
        <w:left w:val="none" w:sz="0" w:space="0" w:color="auto"/>
        <w:bottom w:val="none" w:sz="0" w:space="0" w:color="auto"/>
        <w:right w:val="none" w:sz="0" w:space="0" w:color="auto"/>
      </w:divBdr>
    </w:div>
    <w:div w:id="1605068189">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26542532">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673333442">
      <w:bodyDiv w:val="1"/>
      <w:marLeft w:val="0"/>
      <w:marRight w:val="0"/>
      <w:marTop w:val="0"/>
      <w:marBottom w:val="0"/>
      <w:divBdr>
        <w:top w:val="none" w:sz="0" w:space="0" w:color="auto"/>
        <w:left w:val="none" w:sz="0" w:space="0" w:color="auto"/>
        <w:bottom w:val="none" w:sz="0" w:space="0" w:color="auto"/>
        <w:right w:val="none" w:sz="0" w:space="0" w:color="auto"/>
      </w:divBdr>
    </w:div>
    <w:div w:id="1680280225">
      <w:bodyDiv w:val="1"/>
      <w:marLeft w:val="0"/>
      <w:marRight w:val="0"/>
      <w:marTop w:val="0"/>
      <w:marBottom w:val="0"/>
      <w:divBdr>
        <w:top w:val="none" w:sz="0" w:space="0" w:color="auto"/>
        <w:left w:val="none" w:sz="0" w:space="0" w:color="auto"/>
        <w:bottom w:val="none" w:sz="0" w:space="0" w:color="auto"/>
        <w:right w:val="none" w:sz="0" w:space="0" w:color="auto"/>
      </w:divBdr>
    </w:div>
    <w:div w:id="1681003572">
      <w:bodyDiv w:val="1"/>
      <w:marLeft w:val="0"/>
      <w:marRight w:val="0"/>
      <w:marTop w:val="0"/>
      <w:marBottom w:val="0"/>
      <w:divBdr>
        <w:top w:val="none" w:sz="0" w:space="0" w:color="auto"/>
        <w:left w:val="none" w:sz="0" w:space="0" w:color="auto"/>
        <w:bottom w:val="none" w:sz="0" w:space="0" w:color="auto"/>
        <w:right w:val="none" w:sz="0" w:space="0" w:color="auto"/>
      </w:divBdr>
    </w:div>
    <w:div w:id="1687319182">
      <w:bodyDiv w:val="1"/>
      <w:marLeft w:val="0"/>
      <w:marRight w:val="0"/>
      <w:marTop w:val="0"/>
      <w:marBottom w:val="0"/>
      <w:divBdr>
        <w:top w:val="none" w:sz="0" w:space="0" w:color="auto"/>
        <w:left w:val="none" w:sz="0" w:space="0" w:color="auto"/>
        <w:bottom w:val="none" w:sz="0" w:space="0" w:color="auto"/>
        <w:right w:val="none" w:sz="0" w:space="0" w:color="auto"/>
      </w:divBdr>
    </w:div>
    <w:div w:id="1713455672">
      <w:bodyDiv w:val="1"/>
      <w:marLeft w:val="0"/>
      <w:marRight w:val="0"/>
      <w:marTop w:val="0"/>
      <w:marBottom w:val="0"/>
      <w:divBdr>
        <w:top w:val="none" w:sz="0" w:space="0" w:color="auto"/>
        <w:left w:val="none" w:sz="0" w:space="0" w:color="auto"/>
        <w:bottom w:val="none" w:sz="0" w:space="0" w:color="auto"/>
        <w:right w:val="none" w:sz="0" w:space="0" w:color="auto"/>
      </w:divBdr>
    </w:div>
    <w:div w:id="1731613057">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75393733">
      <w:bodyDiv w:val="1"/>
      <w:marLeft w:val="0"/>
      <w:marRight w:val="0"/>
      <w:marTop w:val="0"/>
      <w:marBottom w:val="0"/>
      <w:divBdr>
        <w:top w:val="none" w:sz="0" w:space="0" w:color="auto"/>
        <w:left w:val="none" w:sz="0" w:space="0" w:color="auto"/>
        <w:bottom w:val="none" w:sz="0" w:space="0" w:color="auto"/>
        <w:right w:val="none" w:sz="0" w:space="0" w:color="auto"/>
      </w:divBdr>
    </w:div>
    <w:div w:id="1778791414">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796603965">
      <w:bodyDiv w:val="1"/>
      <w:marLeft w:val="0"/>
      <w:marRight w:val="0"/>
      <w:marTop w:val="0"/>
      <w:marBottom w:val="0"/>
      <w:divBdr>
        <w:top w:val="none" w:sz="0" w:space="0" w:color="auto"/>
        <w:left w:val="none" w:sz="0" w:space="0" w:color="auto"/>
        <w:bottom w:val="none" w:sz="0" w:space="0" w:color="auto"/>
        <w:right w:val="none" w:sz="0" w:space="0" w:color="auto"/>
      </w:divBdr>
    </w:div>
    <w:div w:id="1815953788">
      <w:bodyDiv w:val="1"/>
      <w:marLeft w:val="0"/>
      <w:marRight w:val="0"/>
      <w:marTop w:val="0"/>
      <w:marBottom w:val="0"/>
      <w:divBdr>
        <w:top w:val="none" w:sz="0" w:space="0" w:color="auto"/>
        <w:left w:val="none" w:sz="0" w:space="0" w:color="auto"/>
        <w:bottom w:val="none" w:sz="0" w:space="0" w:color="auto"/>
        <w:right w:val="none" w:sz="0" w:space="0" w:color="auto"/>
      </w:divBdr>
    </w:div>
    <w:div w:id="1846169314">
      <w:bodyDiv w:val="1"/>
      <w:marLeft w:val="0"/>
      <w:marRight w:val="0"/>
      <w:marTop w:val="0"/>
      <w:marBottom w:val="0"/>
      <w:divBdr>
        <w:top w:val="none" w:sz="0" w:space="0" w:color="auto"/>
        <w:left w:val="none" w:sz="0" w:space="0" w:color="auto"/>
        <w:bottom w:val="none" w:sz="0" w:space="0" w:color="auto"/>
        <w:right w:val="none" w:sz="0" w:space="0" w:color="auto"/>
      </w:divBdr>
    </w:div>
    <w:div w:id="1868714715">
      <w:bodyDiv w:val="1"/>
      <w:marLeft w:val="0"/>
      <w:marRight w:val="0"/>
      <w:marTop w:val="0"/>
      <w:marBottom w:val="0"/>
      <w:divBdr>
        <w:top w:val="none" w:sz="0" w:space="0" w:color="auto"/>
        <w:left w:val="none" w:sz="0" w:space="0" w:color="auto"/>
        <w:bottom w:val="none" w:sz="0" w:space="0" w:color="auto"/>
        <w:right w:val="none" w:sz="0" w:space="0" w:color="auto"/>
      </w:divBdr>
    </w:div>
    <w:div w:id="1870486102">
      <w:bodyDiv w:val="1"/>
      <w:marLeft w:val="0"/>
      <w:marRight w:val="0"/>
      <w:marTop w:val="0"/>
      <w:marBottom w:val="0"/>
      <w:divBdr>
        <w:top w:val="none" w:sz="0" w:space="0" w:color="auto"/>
        <w:left w:val="none" w:sz="0" w:space="0" w:color="auto"/>
        <w:bottom w:val="none" w:sz="0" w:space="0" w:color="auto"/>
        <w:right w:val="none" w:sz="0" w:space="0" w:color="auto"/>
      </w:divBdr>
    </w:div>
    <w:div w:id="1890528375">
      <w:bodyDiv w:val="1"/>
      <w:marLeft w:val="0"/>
      <w:marRight w:val="0"/>
      <w:marTop w:val="0"/>
      <w:marBottom w:val="0"/>
      <w:divBdr>
        <w:top w:val="none" w:sz="0" w:space="0" w:color="auto"/>
        <w:left w:val="none" w:sz="0" w:space="0" w:color="auto"/>
        <w:bottom w:val="none" w:sz="0" w:space="0" w:color="auto"/>
        <w:right w:val="none" w:sz="0" w:space="0" w:color="auto"/>
      </w:divBdr>
    </w:div>
    <w:div w:id="1906328763">
      <w:bodyDiv w:val="1"/>
      <w:marLeft w:val="0"/>
      <w:marRight w:val="0"/>
      <w:marTop w:val="0"/>
      <w:marBottom w:val="0"/>
      <w:divBdr>
        <w:top w:val="none" w:sz="0" w:space="0" w:color="auto"/>
        <w:left w:val="none" w:sz="0" w:space="0" w:color="auto"/>
        <w:bottom w:val="none" w:sz="0" w:space="0" w:color="auto"/>
        <w:right w:val="none" w:sz="0" w:space="0" w:color="auto"/>
      </w:divBdr>
    </w:div>
    <w:div w:id="1916815919">
      <w:bodyDiv w:val="1"/>
      <w:marLeft w:val="0"/>
      <w:marRight w:val="0"/>
      <w:marTop w:val="0"/>
      <w:marBottom w:val="0"/>
      <w:divBdr>
        <w:top w:val="none" w:sz="0" w:space="0" w:color="auto"/>
        <w:left w:val="none" w:sz="0" w:space="0" w:color="auto"/>
        <w:bottom w:val="none" w:sz="0" w:space="0" w:color="auto"/>
        <w:right w:val="none" w:sz="0" w:space="0" w:color="auto"/>
      </w:divBdr>
    </w:div>
    <w:div w:id="1938126204">
      <w:bodyDiv w:val="1"/>
      <w:marLeft w:val="0"/>
      <w:marRight w:val="0"/>
      <w:marTop w:val="0"/>
      <w:marBottom w:val="0"/>
      <w:divBdr>
        <w:top w:val="none" w:sz="0" w:space="0" w:color="auto"/>
        <w:left w:val="none" w:sz="0" w:space="0" w:color="auto"/>
        <w:bottom w:val="none" w:sz="0" w:space="0" w:color="auto"/>
        <w:right w:val="none" w:sz="0" w:space="0" w:color="auto"/>
      </w:divBdr>
    </w:div>
    <w:div w:id="194957760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1967814836">
      <w:bodyDiv w:val="1"/>
      <w:marLeft w:val="0"/>
      <w:marRight w:val="0"/>
      <w:marTop w:val="0"/>
      <w:marBottom w:val="0"/>
      <w:divBdr>
        <w:top w:val="none" w:sz="0" w:space="0" w:color="auto"/>
        <w:left w:val="none" w:sz="0" w:space="0" w:color="auto"/>
        <w:bottom w:val="none" w:sz="0" w:space="0" w:color="auto"/>
        <w:right w:val="none" w:sz="0" w:space="0" w:color="auto"/>
      </w:divBdr>
    </w:div>
    <w:div w:id="1978219512">
      <w:bodyDiv w:val="1"/>
      <w:marLeft w:val="0"/>
      <w:marRight w:val="0"/>
      <w:marTop w:val="0"/>
      <w:marBottom w:val="0"/>
      <w:divBdr>
        <w:top w:val="none" w:sz="0" w:space="0" w:color="auto"/>
        <w:left w:val="none" w:sz="0" w:space="0" w:color="auto"/>
        <w:bottom w:val="none" w:sz="0" w:space="0" w:color="auto"/>
        <w:right w:val="none" w:sz="0" w:space="0" w:color="auto"/>
      </w:divBdr>
    </w:div>
    <w:div w:id="1982079609">
      <w:bodyDiv w:val="1"/>
      <w:marLeft w:val="0"/>
      <w:marRight w:val="0"/>
      <w:marTop w:val="0"/>
      <w:marBottom w:val="0"/>
      <w:divBdr>
        <w:top w:val="none" w:sz="0" w:space="0" w:color="auto"/>
        <w:left w:val="none" w:sz="0" w:space="0" w:color="auto"/>
        <w:bottom w:val="none" w:sz="0" w:space="0" w:color="auto"/>
        <w:right w:val="none" w:sz="0" w:space="0" w:color="auto"/>
      </w:divBdr>
    </w:div>
    <w:div w:id="2003004174">
      <w:bodyDiv w:val="1"/>
      <w:marLeft w:val="0"/>
      <w:marRight w:val="0"/>
      <w:marTop w:val="0"/>
      <w:marBottom w:val="0"/>
      <w:divBdr>
        <w:top w:val="none" w:sz="0" w:space="0" w:color="auto"/>
        <w:left w:val="none" w:sz="0" w:space="0" w:color="auto"/>
        <w:bottom w:val="none" w:sz="0" w:space="0" w:color="auto"/>
        <w:right w:val="none" w:sz="0" w:space="0" w:color="auto"/>
      </w:divBdr>
    </w:div>
    <w:div w:id="2005929666">
      <w:bodyDiv w:val="1"/>
      <w:marLeft w:val="0"/>
      <w:marRight w:val="0"/>
      <w:marTop w:val="0"/>
      <w:marBottom w:val="0"/>
      <w:divBdr>
        <w:top w:val="none" w:sz="0" w:space="0" w:color="auto"/>
        <w:left w:val="none" w:sz="0" w:space="0" w:color="auto"/>
        <w:bottom w:val="none" w:sz="0" w:space="0" w:color="auto"/>
        <w:right w:val="none" w:sz="0" w:space="0" w:color="auto"/>
      </w:divBdr>
    </w:div>
    <w:div w:id="2016302807">
      <w:bodyDiv w:val="1"/>
      <w:marLeft w:val="0"/>
      <w:marRight w:val="0"/>
      <w:marTop w:val="0"/>
      <w:marBottom w:val="0"/>
      <w:divBdr>
        <w:top w:val="none" w:sz="0" w:space="0" w:color="auto"/>
        <w:left w:val="none" w:sz="0" w:space="0" w:color="auto"/>
        <w:bottom w:val="none" w:sz="0" w:space="0" w:color="auto"/>
        <w:right w:val="none" w:sz="0" w:space="0" w:color="auto"/>
      </w:divBdr>
    </w:div>
    <w:div w:id="2024816475">
      <w:bodyDiv w:val="1"/>
      <w:marLeft w:val="0"/>
      <w:marRight w:val="0"/>
      <w:marTop w:val="0"/>
      <w:marBottom w:val="0"/>
      <w:divBdr>
        <w:top w:val="none" w:sz="0" w:space="0" w:color="auto"/>
        <w:left w:val="none" w:sz="0" w:space="0" w:color="auto"/>
        <w:bottom w:val="none" w:sz="0" w:space="0" w:color="auto"/>
        <w:right w:val="none" w:sz="0" w:space="0" w:color="auto"/>
      </w:divBdr>
    </w:div>
    <w:div w:id="2035616679">
      <w:bodyDiv w:val="1"/>
      <w:marLeft w:val="0"/>
      <w:marRight w:val="0"/>
      <w:marTop w:val="0"/>
      <w:marBottom w:val="0"/>
      <w:divBdr>
        <w:top w:val="none" w:sz="0" w:space="0" w:color="auto"/>
        <w:left w:val="none" w:sz="0" w:space="0" w:color="auto"/>
        <w:bottom w:val="none" w:sz="0" w:space="0" w:color="auto"/>
        <w:right w:val="none" w:sz="0" w:space="0" w:color="auto"/>
      </w:divBdr>
    </w:div>
    <w:div w:id="2074042227">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19522066">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29200818">
      <w:bodyDiv w:val="1"/>
      <w:marLeft w:val="0"/>
      <w:marRight w:val="0"/>
      <w:marTop w:val="0"/>
      <w:marBottom w:val="0"/>
      <w:divBdr>
        <w:top w:val="none" w:sz="0" w:space="0" w:color="auto"/>
        <w:left w:val="none" w:sz="0" w:space="0" w:color="auto"/>
        <w:bottom w:val="none" w:sz="0" w:space="0" w:color="auto"/>
        <w:right w:val="none" w:sz="0" w:space="0" w:color="auto"/>
      </w:divBdr>
    </w:div>
    <w:div w:id="2130318003">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comments" Target="comments.xml"/><Relationship Id="rId39" Type="http://schemas.openxmlformats.org/officeDocument/2006/relationships/image" Target="media/image19.png"/><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header" Target="header5.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eader" Target="header4.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microsoft.com/office/2016/09/relationships/commentsIds" Target="commentsIds.xm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eader" Target="header3.xml"/><Relationship Id="rId44"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7.png"/><Relationship Id="rId27" Type="http://schemas.microsoft.com/office/2011/relationships/commentsExtended" Target="commentsExtended.xml"/><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eader" Target="header6.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image" Target="media/image18.png"/><Relationship Id="rId46" Type="http://schemas.microsoft.com/office/2011/relationships/people" Target="people.xml"/><Relationship Id="rId20" Type="http://schemas.openxmlformats.org/officeDocument/2006/relationships/header" Target="header2.xml"/><Relationship Id="rId41"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pl-PL"/>
              <a:t>Pomiar</a:t>
            </a:r>
            <a:r>
              <a:rPr lang="pl-PL" baseline="0"/>
              <a:t> odległości</a:t>
            </a:r>
            <a:endParaRPr lang="pl-PL"/>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pl-PL"/>
        </a:p>
      </c:txPr>
    </c:title>
    <c:autoTitleDeleted val="0"/>
    <c:plotArea>
      <c:layout/>
      <c:lineChart>
        <c:grouping val="standard"/>
        <c:varyColors val="0"/>
        <c:ser>
          <c:idx val="0"/>
          <c:order val="0"/>
          <c:tx>
            <c:strRef>
              <c:f>Arkusz1!$A$3</c:f>
              <c:strCache>
                <c:ptCount val="1"/>
                <c:pt idx="0">
                  <c:v>zadane</c:v>
                </c:pt>
              </c:strCache>
            </c:strRef>
          </c:tx>
          <c:spPr>
            <a:ln w="22225" cap="rnd">
              <a:solidFill>
                <a:schemeClr val="accent1">
                  <a:alpha val="88000"/>
                </a:schemeClr>
              </a:solidFill>
            </a:ln>
            <a:effectLst>
              <a:glow rad="139700">
                <a:schemeClr val="accent1">
                  <a:satMod val="175000"/>
                  <a:alpha val="14000"/>
                </a:schemeClr>
              </a:glow>
            </a:effectLst>
          </c:spPr>
          <c:marker>
            <c:symbol val="none"/>
          </c:marker>
          <c:val>
            <c:numRef>
              <c:f>Arkusz1!$A$4:$A$33</c:f>
              <c:numCache>
                <c:formatCode>General</c:formatCode>
                <c:ptCount val="3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110</c:v>
                </c:pt>
                <c:pt idx="21">
                  <c:v>120</c:v>
                </c:pt>
                <c:pt idx="22">
                  <c:v>130</c:v>
                </c:pt>
                <c:pt idx="23">
                  <c:v>140</c:v>
                </c:pt>
                <c:pt idx="24">
                  <c:v>150</c:v>
                </c:pt>
                <c:pt idx="25">
                  <c:v>160</c:v>
                </c:pt>
                <c:pt idx="26">
                  <c:v>170</c:v>
                </c:pt>
                <c:pt idx="27">
                  <c:v>180</c:v>
                </c:pt>
                <c:pt idx="28">
                  <c:v>190</c:v>
                </c:pt>
                <c:pt idx="29">
                  <c:v>200</c:v>
                </c:pt>
              </c:numCache>
            </c:numRef>
          </c:val>
          <c:smooth val="0"/>
          <c:extLst>
            <c:ext xmlns:c16="http://schemas.microsoft.com/office/drawing/2014/chart" uri="{C3380CC4-5D6E-409C-BE32-E72D297353CC}">
              <c16:uniqueId val="{00000000-AF30-4E58-9D04-C17404028D6A}"/>
            </c:ext>
          </c:extLst>
        </c:ser>
        <c:ser>
          <c:idx val="1"/>
          <c:order val="1"/>
          <c:tx>
            <c:strRef>
              <c:f>Arkusz1!$B$3</c:f>
              <c:strCache>
                <c:ptCount val="1"/>
                <c:pt idx="0">
                  <c:v>pomiar</c:v>
                </c:pt>
              </c:strCache>
            </c:strRef>
          </c:tx>
          <c:spPr>
            <a:ln w="22225" cap="rnd">
              <a:solidFill>
                <a:schemeClr val="accent2"/>
              </a:solidFill>
            </a:ln>
            <a:effectLst>
              <a:glow rad="139700">
                <a:schemeClr val="accent2">
                  <a:satMod val="175000"/>
                  <a:alpha val="14000"/>
                </a:schemeClr>
              </a:glow>
            </a:effectLst>
          </c:spPr>
          <c:marker>
            <c:symbol val="none"/>
          </c:marker>
          <c:val>
            <c:numRef>
              <c:f>Arkusz1!$B$4:$B$33</c:f>
              <c:numCache>
                <c:formatCode>General</c:formatCode>
                <c:ptCount val="30"/>
                <c:pt idx="0">
                  <c:v>4</c:v>
                </c:pt>
                <c:pt idx="1">
                  <c:v>10</c:v>
                </c:pt>
                <c:pt idx="2">
                  <c:v>15</c:v>
                </c:pt>
                <c:pt idx="3">
                  <c:v>19</c:v>
                </c:pt>
                <c:pt idx="4">
                  <c:v>25</c:v>
                </c:pt>
                <c:pt idx="5">
                  <c:v>30</c:v>
                </c:pt>
                <c:pt idx="6">
                  <c:v>35</c:v>
                </c:pt>
                <c:pt idx="7">
                  <c:v>40</c:v>
                </c:pt>
                <c:pt idx="8">
                  <c:v>45</c:v>
                </c:pt>
                <c:pt idx="9">
                  <c:v>49</c:v>
                </c:pt>
                <c:pt idx="10">
                  <c:v>55</c:v>
                </c:pt>
                <c:pt idx="11">
                  <c:v>60</c:v>
                </c:pt>
                <c:pt idx="12">
                  <c:v>64</c:v>
                </c:pt>
                <c:pt idx="13">
                  <c:v>70</c:v>
                </c:pt>
                <c:pt idx="14">
                  <c:v>75</c:v>
                </c:pt>
                <c:pt idx="15">
                  <c:v>79</c:v>
                </c:pt>
                <c:pt idx="16">
                  <c:v>84</c:v>
                </c:pt>
                <c:pt idx="17">
                  <c:v>90</c:v>
                </c:pt>
                <c:pt idx="18">
                  <c:v>94</c:v>
                </c:pt>
                <c:pt idx="19">
                  <c:v>99</c:v>
                </c:pt>
                <c:pt idx="20">
                  <c:v>109</c:v>
                </c:pt>
                <c:pt idx="21">
                  <c:v>120</c:v>
                </c:pt>
                <c:pt idx="22">
                  <c:v>130</c:v>
                </c:pt>
                <c:pt idx="23">
                  <c:v>140</c:v>
                </c:pt>
                <c:pt idx="24">
                  <c:v>149</c:v>
                </c:pt>
                <c:pt idx="25">
                  <c:v>161</c:v>
                </c:pt>
                <c:pt idx="26">
                  <c:v>170</c:v>
                </c:pt>
                <c:pt idx="27">
                  <c:v>180</c:v>
                </c:pt>
                <c:pt idx="28">
                  <c:v>186</c:v>
                </c:pt>
                <c:pt idx="29">
                  <c:v>199</c:v>
                </c:pt>
              </c:numCache>
            </c:numRef>
          </c:val>
          <c:smooth val="0"/>
          <c:extLst>
            <c:ext xmlns:c16="http://schemas.microsoft.com/office/drawing/2014/chart" uri="{C3380CC4-5D6E-409C-BE32-E72D297353CC}">
              <c16:uniqueId val="{00000001-AF30-4E58-9D04-C17404028D6A}"/>
            </c:ext>
          </c:extLst>
        </c:ser>
        <c:ser>
          <c:idx val="2"/>
          <c:order val="2"/>
          <c:tx>
            <c:strRef>
              <c:f>Arkusz1!$C$3</c:f>
              <c:strCache>
                <c:ptCount val="1"/>
                <c:pt idx="0">
                  <c:v>pomiar2</c:v>
                </c:pt>
              </c:strCache>
            </c:strRef>
          </c:tx>
          <c:spPr>
            <a:ln w="22225" cap="rnd">
              <a:solidFill>
                <a:schemeClr val="accent3"/>
              </a:solidFill>
            </a:ln>
            <a:effectLst>
              <a:glow rad="139700">
                <a:schemeClr val="accent3">
                  <a:satMod val="175000"/>
                  <a:alpha val="14000"/>
                </a:schemeClr>
              </a:glow>
            </a:effectLst>
          </c:spPr>
          <c:marker>
            <c:symbol val="none"/>
          </c:marker>
          <c:val>
            <c:numRef>
              <c:f>Arkusz1!$C$4:$C$33</c:f>
              <c:numCache>
                <c:formatCode>General</c:formatCode>
                <c:ptCount val="30"/>
                <c:pt idx="0">
                  <c:v>3</c:v>
                </c:pt>
                <c:pt idx="1">
                  <c:v>8</c:v>
                </c:pt>
                <c:pt idx="2">
                  <c:v>14</c:v>
                </c:pt>
                <c:pt idx="3">
                  <c:v>19</c:v>
                </c:pt>
                <c:pt idx="4">
                  <c:v>25</c:v>
                </c:pt>
                <c:pt idx="5">
                  <c:v>29</c:v>
                </c:pt>
                <c:pt idx="6">
                  <c:v>34</c:v>
                </c:pt>
                <c:pt idx="7">
                  <c:v>39</c:v>
                </c:pt>
                <c:pt idx="8">
                  <c:v>44</c:v>
                </c:pt>
                <c:pt idx="9">
                  <c:v>59</c:v>
                </c:pt>
                <c:pt idx="10">
                  <c:v>55</c:v>
                </c:pt>
                <c:pt idx="11">
                  <c:v>59</c:v>
                </c:pt>
                <c:pt idx="12">
                  <c:v>65</c:v>
                </c:pt>
                <c:pt idx="13">
                  <c:v>68</c:v>
                </c:pt>
                <c:pt idx="14">
                  <c:v>75</c:v>
                </c:pt>
                <c:pt idx="15">
                  <c:v>79</c:v>
                </c:pt>
                <c:pt idx="16">
                  <c:v>84</c:v>
                </c:pt>
                <c:pt idx="17">
                  <c:v>88</c:v>
                </c:pt>
                <c:pt idx="18">
                  <c:v>94</c:v>
                </c:pt>
                <c:pt idx="19">
                  <c:v>98</c:v>
                </c:pt>
              </c:numCache>
            </c:numRef>
          </c:val>
          <c:smooth val="0"/>
          <c:extLst>
            <c:ext xmlns:c16="http://schemas.microsoft.com/office/drawing/2014/chart" uri="{C3380CC4-5D6E-409C-BE32-E72D297353CC}">
              <c16:uniqueId val="{00000002-AF30-4E58-9D04-C17404028D6A}"/>
            </c:ext>
          </c:extLst>
        </c:ser>
        <c:ser>
          <c:idx val="3"/>
          <c:order val="3"/>
          <c:tx>
            <c:strRef>
              <c:f>Arkusz1!$D$3</c:f>
              <c:strCache>
                <c:ptCount val="1"/>
                <c:pt idx="0">
                  <c:v>pomiar3</c:v>
                </c:pt>
              </c:strCache>
            </c:strRef>
          </c:tx>
          <c:spPr>
            <a:ln w="22225" cap="rnd">
              <a:solidFill>
                <a:schemeClr val="accent4"/>
              </a:solidFill>
            </a:ln>
            <a:effectLst>
              <a:glow rad="139700">
                <a:schemeClr val="accent4">
                  <a:satMod val="175000"/>
                  <a:alpha val="14000"/>
                </a:schemeClr>
              </a:glow>
            </a:effectLst>
          </c:spPr>
          <c:marker>
            <c:symbol val="none"/>
          </c:marker>
          <c:val>
            <c:numRef>
              <c:f>Arkusz1!$D$4:$D$33</c:f>
              <c:numCache>
                <c:formatCode>General</c:formatCode>
                <c:ptCount val="30"/>
                <c:pt idx="0">
                  <c:v>3</c:v>
                </c:pt>
                <c:pt idx="1">
                  <c:v>16</c:v>
                </c:pt>
                <c:pt idx="2">
                  <c:v>20</c:v>
                </c:pt>
                <c:pt idx="3">
                  <c:v>35</c:v>
                </c:pt>
                <c:pt idx="4">
                  <c:v>40</c:v>
                </c:pt>
                <c:pt idx="5">
                  <c:v>34</c:v>
                </c:pt>
                <c:pt idx="6">
                  <c:v>50</c:v>
                </c:pt>
                <c:pt idx="7">
                  <c:v>60</c:v>
                </c:pt>
                <c:pt idx="8">
                  <c:v>37</c:v>
                </c:pt>
                <c:pt idx="9">
                  <c:v>80</c:v>
                </c:pt>
                <c:pt idx="10">
                  <c:v>60</c:v>
                </c:pt>
                <c:pt idx="11">
                  <c:v>74</c:v>
                </c:pt>
                <c:pt idx="12">
                  <c:v>65</c:v>
                </c:pt>
                <c:pt idx="13">
                  <c:v>75</c:v>
                </c:pt>
                <c:pt idx="14">
                  <c:v>84</c:v>
                </c:pt>
                <c:pt idx="15">
                  <c:v>88</c:v>
                </c:pt>
                <c:pt idx="16">
                  <c:v>90</c:v>
                </c:pt>
                <c:pt idx="17">
                  <c:v>99</c:v>
                </c:pt>
                <c:pt idx="18">
                  <c:v>120</c:v>
                </c:pt>
                <c:pt idx="19">
                  <c:v>98</c:v>
                </c:pt>
              </c:numCache>
            </c:numRef>
          </c:val>
          <c:smooth val="0"/>
          <c:extLst>
            <c:ext xmlns:c16="http://schemas.microsoft.com/office/drawing/2014/chart" uri="{C3380CC4-5D6E-409C-BE32-E72D297353CC}">
              <c16:uniqueId val="{00000003-AF30-4E58-9D04-C17404028D6A}"/>
            </c:ext>
          </c:extLst>
        </c:ser>
        <c:dLbls>
          <c:showLegendKey val="0"/>
          <c:showVal val="0"/>
          <c:showCatName val="0"/>
          <c:showSerName val="0"/>
          <c:showPercent val="0"/>
          <c:showBubbleSize val="0"/>
        </c:dLbls>
        <c:smooth val="0"/>
        <c:axId val="1556892575"/>
        <c:axId val="1556891135"/>
      </c:lineChart>
      <c:catAx>
        <c:axId val="155689257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l-PL"/>
          </a:p>
        </c:txPr>
        <c:crossAx val="1556891135"/>
        <c:crosses val="autoZero"/>
        <c:auto val="1"/>
        <c:lblAlgn val="ctr"/>
        <c:lblOffset val="100"/>
        <c:noMultiLvlLbl val="0"/>
      </c:catAx>
      <c:valAx>
        <c:axId val="155689113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l-PL"/>
          </a:p>
        </c:txPr>
        <c:crossAx val="155689257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2E545518A9E3534080532EA38D940110" ma:contentTypeVersion="5" ma:contentTypeDescription="Utwórz nowy dokument." ma:contentTypeScope="" ma:versionID="28a5acba776771257e9f8a7ba0810233">
  <xsd:schema xmlns:xsd="http://www.w3.org/2001/XMLSchema" xmlns:xs="http://www.w3.org/2001/XMLSchema" xmlns:p="http://schemas.microsoft.com/office/2006/metadata/properties" xmlns:ns2="7e8f7a81-a03c-448c-af76-54ecbe997b21" targetNamespace="http://schemas.microsoft.com/office/2006/metadata/properties" ma:root="true" ma:fieldsID="898ab9aef97a893ce54f16854a4f9fe9" ns2:_="">
    <xsd:import namespace="7e8f7a81-a03c-448c-af76-54ecbe997b2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8f7a81-a03c-448c-af76-54ecbe997b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Got</b:Tag>
    <b:SourceType>InternetSite</b:SourceType>
    <b:Guid>{ECF3DF0B-AE13-4609-AF6D-77BBC132F097}</b:Guid>
    <b:Author>
      <b:Author>
        <b:NameList>
          <b:Person>
            <b:Last>Gotronik</b:Last>
          </b:Person>
        </b:NameList>
      </b:Author>
    </b:Author>
    <b:Title>Altera Cyclone IV EP4CE6</b:Title>
    <b:URL>https://www.gotronik.pl/altera-cyclone-iv-ep4ce6-fpga-zestaw-uruchomieniowy-p-8377.html</b:URL>
    <b:RefOrder>5</b:RefOrder>
  </b:Source>
  <b:Source>
    <b:Tag>DAR10</b:Tag>
    <b:SourceType>Book</b:SourceType>
    <b:Guid>{67737878-3836-4231-8FEF-A42EE6E6B264}</b:Guid>
    <b:Title>Absorption of Sound in Air. Demos and Simulations</b:Title>
    <b:Year>2010</b:Year>
    <b:Publisher>Pensylvania State University</b:Publisher>
    <b:Author>
      <b:Author>
        <b:NameList>
          <b:Person>
            <b:Last>Russel</b:Last>
            <b:First>D.</b:First>
            <b:Middle>A.</b:Middle>
          </b:Person>
        </b:NameList>
      </b:Author>
    </b:Author>
    <b:RefOrder>2</b:RefOrder>
  </b:Source>
  <b:Source>
    <b:Tag>Kad06</b:Tag>
    <b:SourceType>Book</b:SourceType>
    <b:Guid>{A6D2FEEC-7710-4CE3-9205-A0C43FF9ECF0}</b:Guid>
    <b:Author>
      <b:Author>
        <b:NameList>
          <b:Person>
            <b:Last>Kadis</b:Last>
            <b:First>J.</b:First>
          </b:Person>
        </b:NameList>
      </b:Author>
    </b:Author>
    <b:Title>Introduction to Acustics. Wykład CCRMA</b:Title>
    <b:Year>2006</b:Year>
    <b:Publisher>Stanford</b:Publisher>
    <b:Comments>Wykład CCRMA</b:Comments>
    <b:URL>https://ccrma.stanford.edu/~jay/subpages/Lectures/Lecture1-Acoustics.pdf</b:URL>
    <b:RefOrder>8</b:RefOrder>
  </b:Source>
  <b:Source>
    <b:Tag>Pra16</b:Tag>
    <b:SourceType>Book</b:SourceType>
    <b:Guid>{66F38B53-BEF0-4C44-A1EE-D3976B6C31FF}</b:Guid>
    <b:Author>
      <b:Author>
        <b:NameList>
          <b:Person>
            <b:Last>Pratap</b:Last>
            <b:First>A.</b:First>
            <b:Middle>Kumar R.</b:Middle>
          </b:Person>
        </b:NameList>
      </b:Author>
    </b:Author>
    <b:Title>Application of Ultrasonic Waves for the Evaluation of Mechanical Properties.</b:Title>
    <b:Year>2016</b:Year>
    <b:Publisher>Procedia Engineering Conference</b:Publisher>
    <b:Pages>153-159</b:Pages>
    <b:RefOrder>1</b:RefOrder>
  </b:Source>
  <b:Source>
    <b:Tag>Nat21</b:Tag>
    <b:SourceType>Book</b:SourceType>
    <b:Guid>{34B07343-E6CE-44D3-B29C-AD6A1DD41611}</b:Guid>
    <b:Author>
      <b:Author>
        <b:NameList>
          <b:Person>
            <b:Last>Instruments</b:Last>
            <b:First>National</b:First>
          </b:Person>
        </b:NameList>
      </b:Author>
    </b:Author>
    <b:Title>Storing Data on an FPGA Target.</b:Title>
    <b:Year>2021</b:Year>
    <b:Publisher>NI Documentation</b:Publisher>
    <b:RefOrder>9</b:RefOrder>
  </b:Source>
  <b:Source>
    <b:Tag>Int21</b:Tag>
    <b:SourceType>Book</b:SourceType>
    <b:Guid>{3B090F89-3759-4379-812A-34EE57517BF2}</b:Guid>
    <b:Author>
      <b:Author>
        <b:NameList>
          <b:Person>
            <b:Last>Corporation</b:Last>
            <b:First>Intel</b:First>
          </b:Person>
        </b:NameList>
      </b:Author>
    </b:Author>
    <b:Title>Intel Quartus Prime Documentation. Oprogramowanie Quartus Prime</b:Title>
    <b:Year>2021</b:Year>
    <b:RefOrder>7</b:RefOrder>
  </b:Source>
  <b:Source>
    <b:Tag>Nan20</b:Tag>
    <b:SourceType>Book</b:SourceType>
    <b:Guid>{0D1C4C00-FD56-4715-982C-DBF96E87A6AD}</b:Guid>
    <b:Author>
      <b:Author>
        <b:NameList>
          <b:Person>
            <b:Last>Nandland</b:Last>
          </b:Person>
        </b:NameList>
      </b:Author>
    </b:Author>
    <b:Title>VHDL vs Verilog: Which Language Should You Learn First?</b:Title>
    <b:Year>2020</b:Year>
    <b:RefOrder>6</b:RefOrder>
  </b:Source>
  <b:Source>
    <b:Tag>Ele15</b:Tag>
    <b:SourceType>Book</b:SourceType>
    <b:Guid>{78FC2AE8-18C4-4313-AAB9-3ABF411E85F6}</b:Guid>
    <b:Author>
      <b:Author>
        <b:NameList>
          <b:Person>
            <b:Last>Electronics</b:Last>
            <b:First>SparkFun</b:First>
          </b:Person>
        </b:NameList>
      </b:Author>
      <b:Translator>
        <b:NameList>
          <b:Person>
            <b:Last>HC-SR04</b:Last>
            <b:First>Dokumentacja</b:First>
            <b:Middle>techniczna czujnika ultradźwiękowego</b:Middle>
          </b:Person>
        </b:NameList>
      </b:Translator>
    </b:Author>
    <b:Title>HC-SR04 Ultrasonic Sensor Datasheet.</b:Title>
    <b:Year>2015</b:Year>
    <b:RefOrder>3</b:RefOrder>
  </b:Source>
  <b:Source>
    <b:Tag>Fri15</b:Tag>
    <b:SourceType>Book</b:SourceType>
    <b:Guid>{1BAADFBB-19ED-49C7-9520-8C7A937ECEB2}</b:Guid>
    <b:Author>
      <b:Author>
        <b:NameList>
          <b:Person>
            <b:Last>FriendlyWire</b:Last>
          </b:Person>
        </b:NameList>
      </b:Author>
    </b:Author>
    <b:Title>SG90 9 g Micro Servo</b:Title>
    <b:Year>2015</b:Year>
    <b:RefOrder>4</b:RefOrder>
  </b:Source>
</b:Sources>
</file>

<file path=customXml/itemProps1.xml><?xml version="1.0" encoding="utf-8"?>
<ds:datastoreItem xmlns:ds="http://schemas.openxmlformats.org/officeDocument/2006/customXml" ds:itemID="{FBF4F67E-2F4A-461A-B66F-4B6348BFBD45}">
  <ds:schemaRefs>
    <ds:schemaRef ds:uri="http://schemas.microsoft.com/sharepoint/v3/contenttype/forms"/>
  </ds:schemaRefs>
</ds:datastoreItem>
</file>

<file path=customXml/itemProps2.xml><?xml version="1.0" encoding="utf-8"?>
<ds:datastoreItem xmlns:ds="http://schemas.openxmlformats.org/officeDocument/2006/customXml" ds:itemID="{20B1EB91-7DFD-4556-8608-ADBD9CACF8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A29CD3E-C4EE-431F-A9AF-72E85A8FDD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8f7a81-a03c-448c-af76-54ecbe997b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4B5C6DC-3B6B-47AF-A638-5A3CC1825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Artzn82</Template>
  <TotalTime>8840</TotalTime>
  <Pages>53</Pages>
  <Words>11237</Words>
  <Characters>67423</Characters>
  <Application>Microsoft Office Word</Application>
  <DocSecurity>0</DocSecurity>
  <Lines>561</Lines>
  <Paragraphs>157</Paragraphs>
  <ScaleCrop>false</ScaleCrop>
  <HeadingPairs>
    <vt:vector size="2" baseType="variant">
      <vt:variant>
        <vt:lpstr>Tytuł</vt:lpstr>
      </vt:variant>
      <vt:variant>
        <vt:i4>1</vt:i4>
      </vt:variant>
    </vt:vector>
  </HeadingPairs>
  <TitlesOfParts>
    <vt:vector size="1" baseType="lpstr">
      <vt:lpstr>Tytuł pracy dyplomowej magisterskiej</vt:lpstr>
    </vt:vector>
  </TitlesOfParts>
  <Company>zTiPSK - IInf, GLIWICE</Company>
  <LinksUpToDate>false</LinksUpToDate>
  <CharactersWithSpaces>78503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Tytuł pracy dyplomowej magisterskiej</dc:title>
  <dc:subject/>
  <dc:creator>Damian Machura</dc:creator>
  <cp:keywords/>
  <dc:description/>
  <cp:lastModifiedBy>Damian Machura (damimac229)</cp:lastModifiedBy>
  <cp:revision>266</cp:revision>
  <cp:lastPrinted>2025-01-08T19:11:00Z</cp:lastPrinted>
  <dcterms:created xsi:type="dcterms:W3CDTF">2024-12-04T09:57:00Z</dcterms:created>
  <dcterms:modified xsi:type="dcterms:W3CDTF">2025-01-13T19:32:00Z</dcterms:modified>
  <cp:contentStatus>wersja 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0x0101002E545518A9E3534080532EA38D940110</vt:lpwstr>
  </property>
  <property fmtid="{D5CDD505-2E9C-101B-9397-08002B2CF9AE}" pid="3" name="GrammarlyDocumentId">
    <vt:lpwstr>1c37b6b5c3c9d6850b713655eeeba4146bde0404cce36032bf7806a2337b0cce</vt:lpwstr>
  </property>
</Properties>
</file>